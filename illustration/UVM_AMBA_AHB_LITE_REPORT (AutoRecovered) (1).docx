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3330F" w14:textId="77777777" w:rsidR="00A54B67" w:rsidRDefault="00A54B67" w:rsidP="00930521">
      <w:pPr>
        <w:pStyle w:val="Title"/>
        <w:jc w:val="center"/>
        <w:rPr>
          <w:b/>
          <w:bCs/>
          <w:color w:val="C00000"/>
        </w:rPr>
      </w:pPr>
      <w:bookmarkStart w:id="0" w:name="_Hlk184033233"/>
      <w:bookmarkEnd w:id="0"/>
    </w:p>
    <w:p w14:paraId="4CC5FA12" w14:textId="77777777" w:rsidR="00A54B67" w:rsidRDefault="00A54B67" w:rsidP="00930521">
      <w:pPr>
        <w:pStyle w:val="Title"/>
        <w:jc w:val="center"/>
        <w:rPr>
          <w:b/>
          <w:bCs/>
          <w:color w:val="C00000"/>
        </w:rPr>
      </w:pPr>
    </w:p>
    <w:p w14:paraId="01CF79EC" w14:textId="77777777" w:rsidR="00DE1F84" w:rsidRDefault="00A54B67" w:rsidP="00930521">
      <w:pPr>
        <w:pStyle w:val="Title"/>
        <w:jc w:val="center"/>
        <w:rPr>
          <w:b/>
          <w:bCs/>
          <w:color w:val="C00000"/>
        </w:rPr>
      </w:pP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Pr>
          <w:b/>
          <w:bCs/>
          <w:color w:val="C00000"/>
        </w:rPr>
        <w:br/>
      </w:r>
      <w:r w:rsidR="00DE1F84">
        <w:rPr>
          <w:b/>
          <w:bCs/>
          <w:color w:val="C00000"/>
        </w:rPr>
        <w:br/>
      </w:r>
    </w:p>
    <w:p w14:paraId="395CDE15" w14:textId="77777777" w:rsidR="00E11295" w:rsidRDefault="00E11295" w:rsidP="001E521A">
      <w:pPr>
        <w:pStyle w:val="Title"/>
        <w:jc w:val="center"/>
        <w:rPr>
          <w:b/>
          <w:bCs/>
          <w:color w:val="C00000"/>
        </w:rPr>
      </w:pPr>
    </w:p>
    <w:p w14:paraId="682C2850" w14:textId="702793C5" w:rsidR="00DC1450" w:rsidRPr="00AD570C" w:rsidRDefault="00DC1450" w:rsidP="001E521A">
      <w:pPr>
        <w:pStyle w:val="Title"/>
        <w:jc w:val="center"/>
        <w:rPr>
          <w:b/>
          <w:bCs/>
          <w:color w:val="0E2841" w:themeColor="text2"/>
        </w:rPr>
      </w:pPr>
      <w:r w:rsidRPr="00AD570C">
        <w:rPr>
          <w:b/>
          <w:bCs/>
          <w:color w:val="0E2841" w:themeColor="text2"/>
        </w:rPr>
        <w:lastRenderedPageBreak/>
        <w:t>Advanced Microcontroller Bus Architecture (AMBA) overview</w:t>
      </w:r>
    </w:p>
    <w:p w14:paraId="6ADF2738" w14:textId="6D2F3728" w:rsidR="00DC1450" w:rsidRPr="00DC1450" w:rsidRDefault="00DC1450" w:rsidP="00DC1450">
      <w:pPr>
        <w:pStyle w:val="Title"/>
        <w:rPr>
          <w:b/>
          <w:bCs/>
          <w:color w:val="C00000"/>
          <w:sz w:val="24"/>
          <w:szCs w:val="24"/>
        </w:rPr>
      </w:pPr>
    </w:p>
    <w:p w14:paraId="5E2D7D4C" w14:textId="58E6372F" w:rsidR="00DC1450" w:rsidRPr="0062391B" w:rsidRDefault="0062391B" w:rsidP="00DC1450">
      <w:pPr>
        <w:pStyle w:val="Title"/>
        <w:rPr>
          <w:b/>
          <w:bCs/>
          <w:color w:val="000000" w:themeColor="text1"/>
          <w:sz w:val="32"/>
          <w:szCs w:val="32"/>
        </w:rPr>
      </w:pPr>
      <w:r w:rsidRPr="0062391B">
        <w:rPr>
          <w:b/>
          <w:bCs/>
          <w:color w:val="000000" w:themeColor="text1"/>
          <w:sz w:val="32"/>
          <w:szCs w:val="32"/>
        </w:rPr>
        <w:t xml:space="preserve">What is </w:t>
      </w:r>
      <w:r>
        <w:rPr>
          <w:b/>
          <w:bCs/>
          <w:color w:val="000000" w:themeColor="text1"/>
          <w:sz w:val="32"/>
          <w:szCs w:val="32"/>
        </w:rPr>
        <w:t>Advanced Microcontroller Bus Architecture</w:t>
      </w:r>
      <w:r w:rsidRPr="0062391B">
        <w:rPr>
          <w:b/>
          <w:bCs/>
          <w:color w:val="000000" w:themeColor="text1"/>
          <w:sz w:val="32"/>
          <w:szCs w:val="32"/>
        </w:rPr>
        <w:t>?</w:t>
      </w:r>
    </w:p>
    <w:p w14:paraId="451C96E2" w14:textId="18E7D947" w:rsidR="0047330E" w:rsidRDefault="0062391B" w:rsidP="0047330E">
      <w:pPr>
        <w:ind w:firstLine="720"/>
      </w:pPr>
      <w:r w:rsidRPr="0047330E">
        <w:t>AMBA</w:t>
      </w:r>
      <w:r w:rsidR="00B93B3D" w:rsidRPr="0047330E">
        <w:t xml:space="preserve"> is </w:t>
      </w:r>
      <w:r w:rsidR="00690B55" w:rsidRPr="0047330E">
        <w:t>a</w:t>
      </w:r>
      <w:r w:rsidR="00312856">
        <w:t xml:space="preserve"> standardized design MCU</w:t>
      </w:r>
      <w:r w:rsidR="00B93B3D" w:rsidRPr="0047330E">
        <w:t xml:space="preserve"> architecture which arm developed to simplify and </w:t>
      </w:r>
      <w:r w:rsidR="0047330E" w:rsidRPr="0047330E">
        <w:t xml:space="preserve">standardize the design of </w:t>
      </w:r>
      <w:r w:rsidR="00EC666F" w:rsidRPr="0047330E">
        <w:t>microprocessors</w:t>
      </w:r>
      <w:r w:rsidR="0047330E" w:rsidRPr="0047330E">
        <w:t>, microcontrollers, peripherals at very different levels of abstraction. It is made to be widely reused in different SoC parts and ASICs utilizing reusability, compatibility, flexibility and support.</w:t>
      </w:r>
    </w:p>
    <w:p w14:paraId="0D1DC33C" w14:textId="74D53543" w:rsidR="0047330E" w:rsidRPr="0047330E" w:rsidRDefault="0047330E" w:rsidP="0047330E">
      <w:r>
        <w:t xml:space="preserve">Bus interfaces, like AMBA, in general are categorized according to their </w:t>
      </w:r>
      <w:r w:rsidRPr="0047330E">
        <w:rPr>
          <w:b/>
          <w:bCs/>
        </w:rPr>
        <w:t>Bandwidth &amp; Latency</w:t>
      </w:r>
      <w:r>
        <w:t>, therefore amba was made to try and achieve the best possible results in both fields.</w:t>
      </w:r>
    </w:p>
    <w:p w14:paraId="6E2C5D7C" w14:textId="63D25CA4" w:rsidR="00DC1450" w:rsidRPr="00E11295" w:rsidRDefault="00E11295" w:rsidP="00E11295">
      <w:pPr>
        <w:pStyle w:val="Title"/>
        <w:rPr>
          <w:rFonts w:asciiTheme="minorHAnsi" w:eastAsiaTheme="minorHAnsi" w:hAnsiTheme="minorHAnsi" w:cstheme="minorBidi"/>
          <w:spacing w:val="0"/>
          <w:kern w:val="2"/>
          <w:sz w:val="24"/>
          <w:szCs w:val="24"/>
        </w:rPr>
      </w:pPr>
      <w:r>
        <w:rPr>
          <w:noProof/>
        </w:rPr>
        <mc:AlternateContent>
          <mc:Choice Requires="wps">
            <w:drawing>
              <wp:anchor distT="0" distB="0" distL="114300" distR="114300" simplePos="0" relativeHeight="251658241" behindDoc="0" locked="0" layoutInCell="1" allowOverlap="1" wp14:anchorId="603205B6" wp14:editId="0C464830">
                <wp:simplePos x="0" y="0"/>
                <wp:positionH relativeFrom="margin">
                  <wp:posOffset>107315</wp:posOffset>
                </wp:positionH>
                <wp:positionV relativeFrom="page">
                  <wp:posOffset>7370445</wp:posOffset>
                </wp:positionV>
                <wp:extent cx="6752590" cy="209550"/>
                <wp:effectExtent l="0" t="0" r="0" b="0"/>
                <wp:wrapThrough wrapText="bothSides">
                  <wp:wrapPolygon edited="0">
                    <wp:start x="0" y="0"/>
                    <wp:lineTo x="0" y="19636"/>
                    <wp:lineTo x="21511" y="19636"/>
                    <wp:lineTo x="21511" y="0"/>
                    <wp:lineTo x="0" y="0"/>
                  </wp:wrapPolygon>
                </wp:wrapThrough>
                <wp:docPr id="1989595268" name="Text Box 1"/>
                <wp:cNvGraphicFramePr/>
                <a:graphic xmlns:a="http://schemas.openxmlformats.org/drawingml/2006/main">
                  <a:graphicData uri="http://schemas.microsoft.com/office/word/2010/wordprocessingShape">
                    <wps:wsp>
                      <wps:cNvSpPr txBox="1"/>
                      <wps:spPr>
                        <a:xfrm>
                          <a:off x="0" y="0"/>
                          <a:ext cx="6752590" cy="209550"/>
                        </a:xfrm>
                        <a:prstGeom prst="rect">
                          <a:avLst/>
                        </a:prstGeom>
                        <a:solidFill>
                          <a:prstClr val="white"/>
                        </a:solidFill>
                        <a:ln>
                          <a:noFill/>
                        </a:ln>
                      </wps:spPr>
                      <wps:txbx>
                        <w:txbxContent>
                          <w:p w14:paraId="2469C891" w14:textId="161B4448" w:rsidR="00690B55" w:rsidRDefault="00690B55" w:rsidP="00956E88">
                            <w:pPr>
                              <w:pStyle w:val="Caption"/>
                              <w:jc w:val="center"/>
                            </w:pPr>
                            <w:r>
                              <w:t xml:space="preserve">Figure </w:t>
                            </w:r>
                            <w:r w:rsidR="0063640D">
                              <w:fldChar w:fldCharType="begin"/>
                            </w:r>
                            <w:r w:rsidR="0063640D">
                              <w:instrText xml:space="preserve"> SEQ Figure \* ARABIC </w:instrText>
                            </w:r>
                            <w:r w:rsidR="0063640D">
                              <w:fldChar w:fldCharType="separate"/>
                            </w:r>
                            <w:r w:rsidR="00572E84">
                              <w:rPr>
                                <w:noProof/>
                              </w:rPr>
                              <w:t>1</w:t>
                            </w:r>
                            <w:r w:rsidR="0063640D">
                              <w:rPr>
                                <w:noProof/>
                              </w:rPr>
                              <w:fldChar w:fldCharType="end"/>
                            </w:r>
                            <w:r>
                              <w:t xml:space="preserve">: </w:t>
                            </w:r>
                            <w:hyperlink r:id="rId8" w:history="1">
                              <w:r w:rsidRPr="00690B55">
                                <w:rPr>
                                  <w:rStyle w:val="Hyperlink"/>
                                </w:rPr>
                                <w:t>AMBA versions</w:t>
                              </w:r>
                              <w:r>
                                <w:rPr>
                                  <w:rStyle w:val="Hyperlink"/>
                                </w:rPr>
                                <w:t>, components &amp;</w:t>
                              </w:r>
                              <w:r w:rsidRPr="00690B55">
                                <w:rPr>
                                  <w:rStyle w:val="Hyperlink"/>
                                </w:rPr>
                                <w:t xml:space="preserve"> specifications</w:t>
                              </w:r>
                            </w:hyperlink>
                          </w:p>
                          <w:p w14:paraId="671C307C" w14:textId="77777777" w:rsidR="00690B55" w:rsidRPr="00690B55" w:rsidRDefault="00690B55" w:rsidP="00690B5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205B6" id="_x0000_t202" coordsize="21600,21600" o:spt="202" path="m,l,21600r21600,l21600,xe">
                <v:stroke joinstyle="miter"/>
                <v:path gradientshapeok="t" o:connecttype="rect"/>
              </v:shapetype>
              <v:shape id="Text Box 1" o:spid="_x0000_s1026" type="#_x0000_t202" style="position:absolute;margin-left:8.45pt;margin-top:580.35pt;width:531.7pt;height:16.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" stroked="f">
                <v:textbox inset="0,0,0,0">
                  <w:txbxContent>
                    <w:p w14:paraId="2469C891" w14:textId="161B4448" w:rsidR="00690B55" w:rsidRDefault="00690B55" w:rsidP="00956E88">
                      <w:pPr>
                        <w:pStyle w:val="Caption"/>
                        <w:jc w:val="center"/>
                      </w:pPr>
                      <w:r>
                        <w:t xml:space="preserve">Figure </w:t>
                      </w:r>
                      <w:r w:rsidR="0063640D">
                        <w:fldChar w:fldCharType="begin"/>
                      </w:r>
                      <w:r w:rsidR="0063640D">
                        <w:instrText xml:space="preserve"> SEQ Figure \* ARABIC </w:instrText>
                      </w:r>
                      <w:r w:rsidR="0063640D">
                        <w:fldChar w:fldCharType="separate"/>
                      </w:r>
                      <w:r w:rsidR="00572E84">
                        <w:rPr>
                          <w:noProof/>
                        </w:rPr>
                        <w:t>1</w:t>
                      </w:r>
                      <w:r w:rsidR="0063640D">
                        <w:rPr>
                          <w:noProof/>
                        </w:rPr>
                        <w:fldChar w:fldCharType="end"/>
                      </w:r>
                      <w:r>
                        <w:t xml:space="preserve">: </w:t>
                      </w:r>
                      <w:hyperlink r:id="rId9" w:history="1">
                        <w:r w:rsidRPr="00690B55">
                          <w:rPr>
                            <w:rStyle w:val="Hyperlink"/>
                          </w:rPr>
                          <w:t>AMBA versions</w:t>
                        </w:r>
                        <w:r>
                          <w:rPr>
                            <w:rStyle w:val="Hyperlink"/>
                          </w:rPr>
                          <w:t>, components &amp;</w:t>
                        </w:r>
                        <w:r w:rsidRPr="00690B55">
                          <w:rPr>
                            <w:rStyle w:val="Hyperlink"/>
                          </w:rPr>
                          <w:t xml:space="preserve"> specifications</w:t>
                        </w:r>
                      </w:hyperlink>
                    </w:p>
                    <w:p w14:paraId="671C307C" w14:textId="77777777" w:rsidR="00690B55" w:rsidRPr="00690B55" w:rsidRDefault="00690B55" w:rsidP="00690B55"/>
                  </w:txbxContent>
                </v:textbox>
                <w10:wrap type="through" anchorx="margin" anchory="page"/>
              </v:shape>
            </w:pict>
          </mc:Fallback>
        </mc:AlternateContent>
      </w:r>
      <w:r w:rsidR="00690B55">
        <w:rPr>
          <w:rFonts w:asciiTheme="minorHAnsi" w:eastAsiaTheme="minorHAnsi" w:hAnsiTheme="minorHAnsi" w:cstheme="minorBidi"/>
          <w:spacing w:val="0"/>
          <w:kern w:val="2"/>
          <w:sz w:val="24"/>
          <w:szCs w:val="24"/>
        </w:rPr>
        <w:t xml:space="preserve">AMBA has gradually developed over time, with different components/features being added to it to ensure it being a state-of-the-art architecture which something as impactful as Arm’s cortex M &amp; several other influential and widely used </w:t>
      </w:r>
      <w:r w:rsidR="00AD570C">
        <w:rPr>
          <w:rFonts w:asciiTheme="minorHAnsi" w:eastAsiaTheme="minorHAnsi" w:hAnsiTheme="minorHAnsi" w:cstheme="minorBidi"/>
          <w:spacing w:val="0"/>
          <w:kern w:val="2"/>
          <w:sz w:val="24"/>
          <w:szCs w:val="24"/>
        </w:rPr>
        <w:t>paradigms</w:t>
      </w:r>
      <w:r w:rsidR="00690B55">
        <w:rPr>
          <w:rFonts w:asciiTheme="minorHAnsi" w:eastAsiaTheme="minorHAnsi" w:hAnsiTheme="minorHAnsi" w:cstheme="minorBidi"/>
          <w:spacing w:val="0"/>
          <w:kern w:val="2"/>
          <w:sz w:val="24"/>
          <w:szCs w:val="24"/>
        </w:rPr>
        <w:t xml:space="preserve"> to rely on</w:t>
      </w:r>
      <w:r w:rsidR="00AD570C">
        <w:rPr>
          <w:rFonts w:asciiTheme="minorHAnsi" w:eastAsiaTheme="minorHAnsi" w:hAnsiTheme="minorHAnsi" w:cstheme="minorBidi"/>
          <w:spacing w:val="0"/>
          <w:kern w:val="2"/>
          <w:sz w:val="24"/>
          <w:szCs w:val="24"/>
        </w:rPr>
        <w:t>.</w:t>
      </w:r>
      <w:r>
        <w:rPr>
          <w:noProof/>
        </w:rPr>
        <w:drawing>
          <wp:anchor distT="0" distB="0" distL="114300" distR="114300" simplePos="0" relativeHeight="251658240" behindDoc="0" locked="0" layoutInCell="1" allowOverlap="1" wp14:anchorId="6A03283C" wp14:editId="53EF7A05">
            <wp:simplePos x="0" y="0"/>
            <wp:positionH relativeFrom="margin">
              <wp:posOffset>38100</wp:posOffset>
            </wp:positionH>
            <wp:positionV relativeFrom="page">
              <wp:posOffset>4457700</wp:posOffset>
            </wp:positionV>
            <wp:extent cx="6824345" cy="2914650"/>
            <wp:effectExtent l="0" t="0" r="0" b="0"/>
            <wp:wrapThrough wrapText="bothSides">
              <wp:wrapPolygon edited="0">
                <wp:start x="0" y="0"/>
                <wp:lineTo x="0" y="21459"/>
                <wp:lineTo x="21526" y="21459"/>
                <wp:lineTo x="21526" y="0"/>
                <wp:lineTo x="0" y="0"/>
              </wp:wrapPolygon>
            </wp:wrapThrough>
            <wp:docPr id="1535660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60919"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24345" cy="2914650"/>
                    </a:xfrm>
                    <a:prstGeom prst="rect">
                      <a:avLst/>
                    </a:prstGeom>
                  </pic:spPr>
                </pic:pic>
              </a:graphicData>
            </a:graphic>
            <wp14:sizeRelH relativeFrom="margin">
              <wp14:pctWidth>0</wp14:pctWidth>
            </wp14:sizeRelH>
            <wp14:sizeRelV relativeFrom="margin">
              <wp14:pctHeight>0</wp14:pctHeight>
            </wp14:sizeRelV>
          </wp:anchor>
        </w:drawing>
      </w:r>
    </w:p>
    <w:p w14:paraId="3BBC4A69" w14:textId="1838DA65" w:rsidR="00E11295" w:rsidRDefault="00AD570C" w:rsidP="00E10FB3">
      <w:pPr>
        <w:jc w:val="center"/>
        <w:rPr>
          <w:b/>
          <w:bCs/>
          <w:i/>
          <w:iCs/>
          <w:color w:val="C00000"/>
          <w:sz w:val="48"/>
          <w:szCs w:val="48"/>
        </w:rPr>
      </w:pPr>
      <w:r>
        <w:rPr>
          <w:b/>
          <w:bCs/>
          <w:i/>
          <w:iCs/>
          <w:color w:val="000000" w:themeColor="text1"/>
          <w:sz w:val="32"/>
          <w:szCs w:val="32"/>
        </w:rPr>
        <w:br/>
      </w:r>
      <w:r w:rsidRPr="00AD570C">
        <w:rPr>
          <w:b/>
          <w:bCs/>
          <w:i/>
          <w:iCs/>
          <w:color w:val="000000" w:themeColor="text1"/>
          <w:sz w:val="40"/>
          <w:szCs w:val="40"/>
        </w:rPr>
        <w:t>In this document we’re going to focus on AMBA AHB5, discuss its specifications &amp; report on the design &amp; verification</w:t>
      </w:r>
      <w:r w:rsidRPr="00AD570C">
        <w:rPr>
          <w:b/>
          <w:bCs/>
          <w:i/>
          <w:iCs/>
          <w:color w:val="C00000"/>
          <w:sz w:val="48"/>
          <w:szCs w:val="48"/>
        </w:rPr>
        <w:br/>
      </w:r>
    </w:p>
    <w:p w14:paraId="7FD023D1" w14:textId="486CF737" w:rsidR="00DC1450" w:rsidRPr="007217F1" w:rsidRDefault="00C06F70" w:rsidP="00AD570C">
      <w:pPr>
        <w:pStyle w:val="Title"/>
        <w:jc w:val="center"/>
        <w:rPr>
          <w:b/>
          <w:bCs/>
          <w:color w:val="0E2841" w:themeColor="text2"/>
          <w:sz w:val="48"/>
          <w:szCs w:val="48"/>
        </w:rPr>
      </w:pPr>
      <w:r w:rsidRPr="007217F1">
        <w:rPr>
          <w:b/>
          <w:bCs/>
          <w:color w:val="0E2841" w:themeColor="text2"/>
          <w:sz w:val="48"/>
          <w:szCs w:val="48"/>
        </w:rPr>
        <w:lastRenderedPageBreak/>
        <w:t>AMBA A</w:t>
      </w:r>
      <w:r w:rsidR="007217F1" w:rsidRPr="007217F1">
        <w:rPr>
          <w:b/>
          <w:bCs/>
          <w:color w:val="0E2841" w:themeColor="text2"/>
          <w:sz w:val="48"/>
          <w:szCs w:val="48"/>
        </w:rPr>
        <w:t xml:space="preserve">dvanced High-performance bus (AHB) </w:t>
      </w:r>
      <w:r w:rsidRPr="007217F1">
        <w:rPr>
          <w:b/>
          <w:bCs/>
          <w:color w:val="0E2841" w:themeColor="text2"/>
          <w:sz w:val="48"/>
          <w:szCs w:val="48"/>
        </w:rPr>
        <w:t>lite overview</w:t>
      </w:r>
    </w:p>
    <w:p w14:paraId="3AC3BC0C" w14:textId="4D557EDE" w:rsidR="00AD570C" w:rsidRPr="00AD570C" w:rsidRDefault="00D16E3E" w:rsidP="00AD570C">
      <w:r>
        <w:rPr>
          <w:noProof/>
        </w:rPr>
        <mc:AlternateContent>
          <mc:Choice Requires="wps">
            <w:drawing>
              <wp:anchor distT="0" distB="0" distL="114300" distR="114300" simplePos="0" relativeHeight="251658252" behindDoc="0" locked="0" layoutInCell="1" allowOverlap="1" wp14:anchorId="63F0EC34" wp14:editId="54C3CAD4">
                <wp:simplePos x="0" y="0"/>
                <wp:positionH relativeFrom="column">
                  <wp:posOffset>2940685</wp:posOffset>
                </wp:positionH>
                <wp:positionV relativeFrom="paragraph">
                  <wp:posOffset>2218690</wp:posOffset>
                </wp:positionV>
                <wp:extent cx="4095750" cy="635"/>
                <wp:effectExtent l="0" t="0" r="0" b="0"/>
                <wp:wrapThrough wrapText="bothSides">
                  <wp:wrapPolygon edited="0">
                    <wp:start x="0" y="0"/>
                    <wp:lineTo x="0" y="21600"/>
                    <wp:lineTo x="21600" y="21600"/>
                    <wp:lineTo x="21600" y="0"/>
                  </wp:wrapPolygon>
                </wp:wrapThrough>
                <wp:docPr id="1448992738" name="Text Box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75291A36" w14:textId="35B73FCD" w:rsidR="00D16E3E" w:rsidRPr="002A17D0"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2</w:t>
                            </w:r>
                            <w:r w:rsidR="0063640D">
                              <w:rPr>
                                <w:noProof/>
                              </w:rPr>
                              <w:fldChar w:fldCharType="end"/>
                            </w:r>
                            <w:r>
                              <w:br/>
                              <w:t xml:space="preserve"> AMBA AHB lite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0EC34" id="_x0000_s1027" type="#_x0000_t202" style="position:absolute;margin-left:231.55pt;margin-top:174.7pt;width:32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B5y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k/TD/PP84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" stroked="f">
                <v:textbox style="mso-fit-shape-to-text:t" inset="0,0,0,0">
                  <w:txbxContent>
                    <w:p w14:paraId="75291A36" w14:textId="35B73FCD" w:rsidR="00D16E3E" w:rsidRPr="002A17D0"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2</w:t>
                      </w:r>
                      <w:r w:rsidR="0063640D">
                        <w:rPr>
                          <w:noProof/>
                        </w:rPr>
                        <w:fldChar w:fldCharType="end"/>
                      </w:r>
                      <w:r>
                        <w:br/>
                        <w:t xml:space="preserve"> AMBA AHB lite</w:t>
                      </w:r>
                    </w:p>
                  </w:txbxContent>
                </v:textbox>
                <w10:wrap type="through"/>
              </v:shape>
            </w:pict>
          </mc:Fallback>
        </mc:AlternateContent>
      </w:r>
      <w:r w:rsidR="007217F1">
        <w:rPr>
          <w:noProof/>
        </w:rPr>
        <w:drawing>
          <wp:anchor distT="0" distB="0" distL="114300" distR="114300" simplePos="0" relativeHeight="251658242" behindDoc="0" locked="0" layoutInCell="1" allowOverlap="1" wp14:anchorId="55C493D6" wp14:editId="6D52DED8">
            <wp:simplePos x="0" y="0"/>
            <wp:positionH relativeFrom="margin">
              <wp:posOffset>2941093</wp:posOffset>
            </wp:positionH>
            <wp:positionV relativeFrom="paragraph">
              <wp:posOffset>133189</wp:posOffset>
            </wp:positionV>
            <wp:extent cx="4095750" cy="2028825"/>
            <wp:effectExtent l="0" t="0" r="0" b="9525"/>
            <wp:wrapThrough wrapText="bothSides">
              <wp:wrapPolygon edited="0">
                <wp:start x="0" y="0"/>
                <wp:lineTo x="0" y="21499"/>
                <wp:lineTo x="21500" y="21499"/>
                <wp:lineTo x="21500" y="0"/>
                <wp:lineTo x="0" y="0"/>
              </wp:wrapPolygon>
            </wp:wrapThrough>
            <wp:docPr id="39917859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78595" name="Picture 1" descr="A diagram of a mach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95750" cy="2028825"/>
                    </a:xfrm>
                    <a:prstGeom prst="rect">
                      <a:avLst/>
                    </a:prstGeom>
                  </pic:spPr>
                </pic:pic>
              </a:graphicData>
            </a:graphic>
          </wp:anchor>
        </w:drawing>
      </w:r>
    </w:p>
    <w:p w14:paraId="7A15F1E1" w14:textId="77777777" w:rsidR="00565063" w:rsidRDefault="007217F1" w:rsidP="007217F1">
      <w:r w:rsidRPr="007217F1">
        <w:rPr>
          <w:highlight w:val="lightGray"/>
        </w:rPr>
        <w:t xml:space="preserve">AMBA AHB is a bus interface suitable for </w:t>
      </w:r>
      <w:r w:rsidRPr="007217F1">
        <w:rPr>
          <w:highlight w:val="lightGray"/>
        </w:rPr>
        <w:br/>
      </w:r>
      <w:r w:rsidRPr="00565063">
        <w:rPr>
          <w:b/>
          <w:bCs/>
          <w:highlight w:val="lightGray"/>
        </w:rPr>
        <w:t>high-performance</w:t>
      </w:r>
      <w:r w:rsidRPr="007217F1">
        <w:rPr>
          <w:highlight w:val="lightGray"/>
        </w:rPr>
        <w:t xml:space="preserve"> synthesizable designs.</w:t>
      </w:r>
      <w:r w:rsidRPr="007217F1">
        <w:t xml:space="preserve"> </w:t>
      </w:r>
      <w:r>
        <w:br/>
      </w:r>
      <w:r w:rsidRPr="007217F1">
        <w:t xml:space="preserve">It defines the interface between components, </w:t>
      </w:r>
      <w:r>
        <w:br/>
      </w:r>
      <w:r w:rsidRPr="007217F1">
        <w:t xml:space="preserve">such as Managers, interconnects, </w:t>
      </w:r>
      <w:r>
        <w:br/>
      </w:r>
      <w:r w:rsidRPr="007217F1">
        <w:t>and Subordinates.</w:t>
      </w:r>
      <w:r>
        <w:t xml:space="preserve"> </w:t>
      </w:r>
      <w:r>
        <w:br/>
      </w:r>
    </w:p>
    <w:p w14:paraId="41AD99F1" w14:textId="01A41B6C" w:rsidR="00565063" w:rsidRDefault="00565063" w:rsidP="007217F1">
      <w:pPr>
        <w:rPr>
          <w:sz w:val="28"/>
          <w:szCs w:val="28"/>
          <w:u w:val="single"/>
        </w:rPr>
      </w:pPr>
      <w:r w:rsidRPr="00565063">
        <w:rPr>
          <w:sz w:val="28"/>
          <w:szCs w:val="28"/>
          <w:u w:val="single"/>
        </w:rPr>
        <w:t xml:space="preserve">AHB </w:t>
      </w:r>
      <w:r>
        <w:rPr>
          <w:sz w:val="28"/>
          <w:szCs w:val="28"/>
          <w:u w:val="single"/>
        </w:rPr>
        <w:t xml:space="preserve">lite </w:t>
      </w:r>
      <w:r w:rsidRPr="00565063">
        <w:rPr>
          <w:sz w:val="28"/>
          <w:szCs w:val="28"/>
          <w:u w:val="single"/>
        </w:rPr>
        <w:t>bus constituents:</w:t>
      </w:r>
    </w:p>
    <w:p w14:paraId="6305FCB9" w14:textId="77777777" w:rsidR="00565063" w:rsidRPr="00565063" w:rsidRDefault="00565063" w:rsidP="00565063">
      <w:pPr>
        <w:pStyle w:val="ListParagraph"/>
        <w:numPr>
          <w:ilvl w:val="0"/>
          <w:numId w:val="11"/>
        </w:numPr>
      </w:pPr>
      <w:r w:rsidRPr="00565063">
        <w:t>Managers</w:t>
      </w:r>
    </w:p>
    <w:p w14:paraId="7BF78A1A" w14:textId="77777777" w:rsidR="00565063" w:rsidRPr="00565063" w:rsidRDefault="00565063" w:rsidP="00565063">
      <w:pPr>
        <w:pStyle w:val="ListParagraph"/>
        <w:numPr>
          <w:ilvl w:val="0"/>
          <w:numId w:val="11"/>
        </w:numPr>
      </w:pPr>
      <w:r w:rsidRPr="00565063">
        <w:t>Subordinates</w:t>
      </w:r>
    </w:p>
    <w:p w14:paraId="5D7A8F7B" w14:textId="62635208" w:rsidR="00565063" w:rsidRPr="00565063" w:rsidRDefault="00565063" w:rsidP="00565063">
      <w:pPr>
        <w:pStyle w:val="ListParagraph"/>
        <w:numPr>
          <w:ilvl w:val="0"/>
          <w:numId w:val="11"/>
        </w:numPr>
      </w:pPr>
      <w:r>
        <w:t>Address d</w:t>
      </w:r>
      <w:r w:rsidRPr="00565063">
        <w:t>ecoders</w:t>
      </w:r>
    </w:p>
    <w:p w14:paraId="2EB5A52A" w14:textId="77777777" w:rsidR="00565063" w:rsidRDefault="00565063" w:rsidP="00565063">
      <w:pPr>
        <w:pStyle w:val="ListParagraph"/>
        <w:numPr>
          <w:ilvl w:val="0"/>
          <w:numId w:val="11"/>
        </w:numPr>
      </w:pPr>
      <w:r w:rsidRPr="00565063">
        <w:t>Multiplexors</w:t>
      </w:r>
    </w:p>
    <w:p w14:paraId="15DE40F5" w14:textId="114F6A82" w:rsidR="006709B5" w:rsidRPr="00565063" w:rsidRDefault="007217F1" w:rsidP="00565063">
      <w:r w:rsidRPr="00565063">
        <w:rPr>
          <w:sz w:val="28"/>
          <w:szCs w:val="28"/>
          <w:u w:val="single"/>
        </w:rPr>
        <w:t>AMBA AHB implements the features required for high-performance, high clock frequency systems including:</w:t>
      </w:r>
      <w:r w:rsidRPr="00565063">
        <w:rPr>
          <w:sz w:val="28"/>
          <w:szCs w:val="28"/>
        </w:rPr>
        <w:t xml:space="preserve"> </w:t>
      </w:r>
    </w:p>
    <w:p w14:paraId="7751A910" w14:textId="77777777" w:rsidR="006709B5" w:rsidRDefault="006709B5" w:rsidP="006709B5">
      <w:pPr>
        <w:pStyle w:val="ListParagraph"/>
        <w:numPr>
          <w:ilvl w:val="0"/>
          <w:numId w:val="11"/>
        </w:numPr>
      </w:pPr>
      <w:r w:rsidRPr="007217F1">
        <w:t>Burst transfers</w:t>
      </w:r>
    </w:p>
    <w:p w14:paraId="37362DBB" w14:textId="77777777" w:rsidR="006709B5" w:rsidRDefault="006709B5" w:rsidP="006709B5">
      <w:pPr>
        <w:pStyle w:val="ListParagraph"/>
        <w:numPr>
          <w:ilvl w:val="0"/>
          <w:numId w:val="11"/>
        </w:numPr>
      </w:pPr>
      <w:r>
        <w:t>Single clock-edge operation</w:t>
      </w:r>
    </w:p>
    <w:p w14:paraId="7C67E7E6" w14:textId="77777777" w:rsidR="006709B5" w:rsidRDefault="006709B5" w:rsidP="006709B5">
      <w:pPr>
        <w:pStyle w:val="ListParagraph"/>
        <w:numPr>
          <w:ilvl w:val="0"/>
          <w:numId w:val="11"/>
        </w:numPr>
      </w:pPr>
      <w:r>
        <w:t>Non-tristate implementation</w:t>
      </w:r>
    </w:p>
    <w:p w14:paraId="528DA492" w14:textId="77777777" w:rsidR="006709B5" w:rsidRDefault="006709B5" w:rsidP="006709B5">
      <w:pPr>
        <w:pStyle w:val="ListParagraph"/>
        <w:numPr>
          <w:ilvl w:val="0"/>
          <w:numId w:val="11"/>
        </w:numPr>
      </w:pPr>
      <w:r>
        <w:t>Configurable data bus widths</w:t>
      </w:r>
    </w:p>
    <w:p w14:paraId="34FCDF70" w14:textId="77777777" w:rsidR="006709B5" w:rsidRDefault="006709B5" w:rsidP="006709B5">
      <w:pPr>
        <w:pStyle w:val="ListParagraph"/>
        <w:numPr>
          <w:ilvl w:val="0"/>
          <w:numId w:val="11"/>
        </w:numPr>
      </w:pPr>
      <w:r>
        <w:t>Configurable address bus widths</w:t>
      </w:r>
    </w:p>
    <w:p w14:paraId="38F25B7E" w14:textId="088016F1" w:rsidR="00AD570C" w:rsidRDefault="007217F1" w:rsidP="006709B5">
      <w:pPr>
        <w:ind w:left="360"/>
      </w:pPr>
      <w:r w:rsidRPr="00565063">
        <w:rPr>
          <w:highlight w:val="lightGray"/>
        </w:rPr>
        <w:t xml:space="preserve">The most common </w:t>
      </w:r>
      <w:r w:rsidRPr="00565063">
        <w:rPr>
          <w:b/>
          <w:bCs/>
          <w:highlight w:val="lightGray"/>
        </w:rPr>
        <w:t>AHB Subordinates</w:t>
      </w:r>
      <w:r w:rsidRPr="00565063">
        <w:rPr>
          <w:highlight w:val="lightGray"/>
        </w:rPr>
        <w:t xml:space="preserve"> are internal memory devices, external memory interfaces, and high-bandwidth peripherals</w:t>
      </w:r>
      <w:r w:rsidRPr="007217F1">
        <w:t>. Although low-bandwidth peripherals can be included as AHB Subordinates, for system performance reasons, they typically reside on the AMBA Advanced Peripheral Bus (APB). Bridging between the higher performance AHB and APB is done using an AHB Subordinate, known as an APB bridge.</w:t>
      </w:r>
    </w:p>
    <w:p w14:paraId="747DED21" w14:textId="77777777" w:rsidR="008F24FA" w:rsidRDefault="008F24FA" w:rsidP="006709B5">
      <w:pPr>
        <w:ind w:left="360"/>
      </w:pPr>
    </w:p>
    <w:p w14:paraId="5D265F7E" w14:textId="77777777" w:rsidR="008F24FA" w:rsidRDefault="008F24FA" w:rsidP="006709B5">
      <w:pPr>
        <w:ind w:left="360"/>
      </w:pPr>
    </w:p>
    <w:p w14:paraId="076E13A5" w14:textId="77777777" w:rsidR="008F24FA" w:rsidRDefault="008F24FA" w:rsidP="006709B5">
      <w:pPr>
        <w:ind w:left="360"/>
      </w:pPr>
    </w:p>
    <w:p w14:paraId="4D967030" w14:textId="77777777" w:rsidR="008F24FA" w:rsidRDefault="008F24FA" w:rsidP="006709B5">
      <w:pPr>
        <w:ind w:left="360"/>
      </w:pPr>
    </w:p>
    <w:p w14:paraId="0223C22F" w14:textId="30DD47FD" w:rsidR="008F24FA" w:rsidRPr="008F24FA" w:rsidRDefault="008F24FA" w:rsidP="008F24FA">
      <w:pPr>
        <w:jc w:val="center"/>
        <w:rPr>
          <w:rFonts w:asciiTheme="majorHAnsi" w:eastAsiaTheme="majorEastAsia" w:hAnsiTheme="majorHAnsi" w:cstheme="majorBidi"/>
          <w:b/>
          <w:bCs/>
          <w:color w:val="0E2841" w:themeColor="text2"/>
          <w:spacing w:val="-10"/>
          <w:kern w:val="28"/>
          <w:sz w:val="48"/>
          <w:szCs w:val="48"/>
        </w:rPr>
      </w:pPr>
      <w:r w:rsidRPr="00565063">
        <w:rPr>
          <w:rFonts w:asciiTheme="majorHAnsi" w:eastAsiaTheme="majorEastAsia" w:hAnsiTheme="majorHAnsi" w:cstheme="majorBidi"/>
          <w:b/>
          <w:bCs/>
          <w:color w:val="0E2841" w:themeColor="text2"/>
          <w:spacing w:val="-10"/>
          <w:kern w:val="28"/>
          <w:sz w:val="48"/>
          <w:szCs w:val="48"/>
        </w:rPr>
        <w:lastRenderedPageBreak/>
        <w:t>AMBA AHB lite</w:t>
      </w:r>
      <w:r>
        <w:rPr>
          <w:rFonts w:asciiTheme="majorHAnsi" w:eastAsiaTheme="majorEastAsia" w:hAnsiTheme="majorHAnsi" w:cstheme="majorBidi"/>
          <w:b/>
          <w:bCs/>
          <w:color w:val="0E2841" w:themeColor="text2"/>
          <w:spacing w:val="-10"/>
          <w:kern w:val="28"/>
          <w:sz w:val="48"/>
          <w:szCs w:val="48"/>
        </w:rPr>
        <w:t xml:space="preserve"> Design components</w:t>
      </w:r>
    </w:p>
    <w:p w14:paraId="25FCCD2A" w14:textId="29F6DE68" w:rsidR="00565063" w:rsidRPr="00DE18E4" w:rsidRDefault="00D16E3E" w:rsidP="00DE18E4">
      <w:pPr>
        <w:pStyle w:val="ListParagraph"/>
        <w:numPr>
          <w:ilvl w:val="0"/>
          <w:numId w:val="15"/>
        </w:numPr>
        <w:rPr>
          <w:rFonts w:asciiTheme="majorHAnsi" w:eastAsiaTheme="majorEastAsia" w:hAnsiTheme="majorHAnsi" w:cstheme="majorBidi"/>
          <w:b/>
          <w:bCs/>
          <w:color w:val="0E2841" w:themeColor="text2"/>
          <w:spacing w:val="-10"/>
          <w:kern w:val="28"/>
          <w:sz w:val="28"/>
          <w:szCs w:val="28"/>
          <w:u w:val="single"/>
        </w:rPr>
      </w:pPr>
      <w:r>
        <w:rPr>
          <w:noProof/>
        </w:rPr>
        <w:drawing>
          <wp:anchor distT="0" distB="0" distL="114300" distR="114300" simplePos="0" relativeHeight="251658253" behindDoc="0" locked="0" layoutInCell="1" allowOverlap="1" wp14:anchorId="77D82E9C" wp14:editId="36B68CEB">
            <wp:simplePos x="0" y="0"/>
            <wp:positionH relativeFrom="column">
              <wp:posOffset>2738755</wp:posOffset>
            </wp:positionH>
            <wp:positionV relativeFrom="page">
              <wp:posOffset>1898319</wp:posOffset>
            </wp:positionV>
            <wp:extent cx="4176395" cy="1515110"/>
            <wp:effectExtent l="0" t="0" r="0" b="8890"/>
            <wp:wrapThrough wrapText="bothSides">
              <wp:wrapPolygon edited="0">
                <wp:start x="0" y="0"/>
                <wp:lineTo x="0" y="21455"/>
                <wp:lineTo x="21478" y="21455"/>
                <wp:lineTo x="21478" y="0"/>
                <wp:lineTo x="0" y="0"/>
              </wp:wrapPolygon>
            </wp:wrapThrough>
            <wp:docPr id="1769819755" name="Picture 1" descr="A diagram of a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5117" name="Picture 1" descr="A diagram of a manager"/>
                    <pic:cNvPicPr/>
                  </pic:nvPicPr>
                  <pic:blipFill>
                    <a:blip r:embed="rId12">
                      <a:extLst>
                        <a:ext uri="{28A0092B-C50C-407E-A947-70E740481C1C}">
                          <a14:useLocalDpi xmlns:a14="http://schemas.microsoft.com/office/drawing/2010/main" val="0"/>
                        </a:ext>
                      </a:extLst>
                    </a:blip>
                    <a:stretch>
                      <a:fillRect/>
                    </a:stretch>
                  </pic:blipFill>
                  <pic:spPr>
                    <a:xfrm>
                      <a:off x="0" y="0"/>
                      <a:ext cx="4176395" cy="1515110"/>
                    </a:xfrm>
                    <a:prstGeom prst="rect">
                      <a:avLst/>
                    </a:prstGeom>
                  </pic:spPr>
                </pic:pic>
              </a:graphicData>
            </a:graphic>
          </wp:anchor>
        </w:drawing>
      </w:r>
      <w:r w:rsidR="00DE18E4" w:rsidRPr="00DE18E4">
        <w:rPr>
          <w:rFonts w:asciiTheme="majorHAnsi" w:eastAsiaTheme="majorEastAsia" w:hAnsiTheme="majorHAnsi" w:cstheme="majorBidi"/>
          <w:b/>
          <w:bCs/>
          <w:color w:val="0E2841" w:themeColor="text2"/>
          <w:spacing w:val="-10"/>
          <w:kern w:val="28"/>
          <w:sz w:val="28"/>
          <w:szCs w:val="28"/>
          <w:u w:val="single"/>
        </w:rPr>
        <w:t>Manager</w:t>
      </w:r>
      <w:r w:rsidR="00DE18E4" w:rsidRPr="00DE18E4">
        <w:rPr>
          <w:rFonts w:asciiTheme="majorHAnsi" w:eastAsiaTheme="majorEastAsia" w:hAnsiTheme="majorHAnsi" w:cstheme="majorBidi"/>
          <w:b/>
          <w:bCs/>
          <w:color w:val="0E2841" w:themeColor="text2"/>
          <w:spacing w:val="-10"/>
          <w:kern w:val="28"/>
          <w:sz w:val="28"/>
          <w:szCs w:val="28"/>
          <w:u w:val="single"/>
        </w:rPr>
        <w:br/>
      </w:r>
      <w:r w:rsidR="00E67CC2" w:rsidRPr="007732C4">
        <w:rPr>
          <w:rFonts w:asciiTheme="majorHAnsi" w:eastAsiaTheme="majorEastAsia" w:hAnsiTheme="majorHAnsi" w:cstheme="majorBidi"/>
          <w:b/>
          <w:bCs/>
          <w:color w:val="000000" w:themeColor="text1"/>
          <w:spacing w:val="-10"/>
          <w:kern w:val="28"/>
          <w:sz w:val="26"/>
          <w:szCs w:val="26"/>
        </w:rPr>
        <w:t>A</w:t>
      </w:r>
      <w:r w:rsidR="00292046" w:rsidRPr="00384F62">
        <w:rPr>
          <w:rFonts w:eastAsiaTheme="majorEastAsia" w:cstheme="majorBidi"/>
          <w:b/>
          <w:bCs/>
          <w:color w:val="000000" w:themeColor="text1"/>
          <w:spacing w:val="-10"/>
          <w:kern w:val="28"/>
          <w:sz w:val="26"/>
          <w:szCs w:val="26"/>
        </w:rPr>
        <w:t xml:space="preserve"> manager communicates with the subordinate through 2 types of feeds:</w:t>
      </w:r>
    </w:p>
    <w:p w14:paraId="37A5E60B" w14:textId="7F744137" w:rsidR="00292046" w:rsidRPr="00E67CC2" w:rsidRDefault="00292046" w:rsidP="00E67CC2">
      <w:pPr>
        <w:pStyle w:val="ListParagraph"/>
        <w:numPr>
          <w:ilvl w:val="0"/>
          <w:numId w:val="14"/>
        </w:numPr>
        <w:rPr>
          <w:rFonts w:asciiTheme="majorHAnsi" w:eastAsiaTheme="majorEastAsia" w:hAnsiTheme="majorHAnsi" w:cstheme="majorBidi"/>
          <w:b/>
          <w:bCs/>
          <w:color w:val="0E2841" w:themeColor="text2"/>
          <w:spacing w:val="-10"/>
          <w:kern w:val="28"/>
        </w:rPr>
      </w:pPr>
      <w:r w:rsidRPr="00E67CC2">
        <w:rPr>
          <w:rFonts w:asciiTheme="majorHAnsi" w:eastAsiaTheme="majorEastAsia" w:hAnsiTheme="majorHAnsi" w:cstheme="majorBidi"/>
          <w:b/>
          <w:bCs/>
          <w:color w:val="0E2841" w:themeColor="text2"/>
          <w:spacing w:val="-10"/>
          <w:kern w:val="28"/>
        </w:rPr>
        <w:t>Control Signals</w:t>
      </w:r>
    </w:p>
    <w:p w14:paraId="777969C4" w14:textId="7A3E2C95" w:rsidR="00292046" w:rsidRPr="00E67CC2" w:rsidRDefault="008F24FA" w:rsidP="00E67CC2">
      <w:pPr>
        <w:pStyle w:val="ListParagraph"/>
        <w:numPr>
          <w:ilvl w:val="0"/>
          <w:numId w:val="14"/>
        </w:numPr>
        <w:rPr>
          <w:rFonts w:asciiTheme="majorHAnsi" w:eastAsiaTheme="majorEastAsia" w:hAnsiTheme="majorHAnsi" w:cstheme="majorBidi"/>
          <w:b/>
          <w:bCs/>
          <w:color w:val="0E2841" w:themeColor="text2"/>
          <w:spacing w:val="-10"/>
          <w:kern w:val="28"/>
          <w:sz w:val="48"/>
          <w:szCs w:val="48"/>
        </w:rPr>
      </w:pPr>
      <w:r w:rsidRPr="00E67CC2">
        <w:rPr>
          <w:b/>
          <w:bCs/>
          <w:noProof/>
          <w:color w:val="000000" w:themeColor="text1"/>
        </w:rPr>
        <mc:AlternateContent>
          <mc:Choice Requires="wps">
            <w:drawing>
              <wp:anchor distT="45720" distB="45720" distL="114300" distR="114300" simplePos="0" relativeHeight="251658243" behindDoc="0" locked="0" layoutInCell="1" allowOverlap="1" wp14:anchorId="5C0ED43B" wp14:editId="76E37B89">
                <wp:simplePos x="0" y="0"/>
                <wp:positionH relativeFrom="margin">
                  <wp:posOffset>17780</wp:posOffset>
                </wp:positionH>
                <wp:positionV relativeFrom="page">
                  <wp:posOffset>2456976</wp:posOffset>
                </wp:positionV>
                <wp:extent cx="2724150" cy="779145"/>
                <wp:effectExtent l="0" t="0" r="0" b="1905"/>
                <wp:wrapNone/>
                <wp:docPr id="666653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779145"/>
                        </a:xfrm>
                        <a:prstGeom prst="rect">
                          <a:avLst/>
                        </a:prstGeom>
                        <a:noFill/>
                        <a:ln w="9525">
                          <a:noFill/>
                          <a:miter lim="800000"/>
                          <a:headEnd/>
                          <a:tailEnd/>
                        </a:ln>
                      </wps:spPr>
                      <wps:txbx>
                        <w:txbxContent>
                          <w:p w14:paraId="1A4E4802" w14:textId="77777777" w:rsidR="00DE18E4" w:rsidRDefault="00DE18E4" w:rsidP="00DE18E4">
                            <w:pPr>
                              <w:pStyle w:val="Title"/>
                              <w:rPr>
                                <w:b/>
                                <w:bCs/>
                                <w:color w:val="000000" w:themeColor="text1"/>
                                <w:sz w:val="24"/>
                                <w:szCs w:val="24"/>
                              </w:rPr>
                            </w:pPr>
                            <w:r>
                              <w:rPr>
                                <w:b/>
                                <w:bCs/>
                                <w:color w:val="000000" w:themeColor="text1"/>
                                <w:sz w:val="24"/>
                                <w:szCs w:val="24"/>
                              </w:rPr>
                              <w:t>AH</w:t>
                            </w:r>
                            <w:r w:rsidRPr="001612B3">
                              <w:rPr>
                                <w:b/>
                                <w:bCs/>
                                <w:color w:val="000000" w:themeColor="text1"/>
                                <w:sz w:val="24"/>
                                <w:szCs w:val="24"/>
                              </w:rPr>
                              <w:t xml:space="preserve">B also supports </w:t>
                            </w:r>
                            <w:r w:rsidRPr="001612B3">
                              <w:rPr>
                                <w:b/>
                                <w:bCs/>
                                <w:color w:val="C00000"/>
                                <w:sz w:val="24"/>
                                <w:szCs w:val="24"/>
                              </w:rPr>
                              <w:t>pipelined communication</w:t>
                            </w:r>
                            <w:r>
                              <w:rPr>
                                <w:b/>
                                <w:bCs/>
                                <w:color w:val="000000" w:themeColor="text1"/>
                                <w:sz w:val="24"/>
                                <w:szCs w:val="24"/>
                              </w:rPr>
                              <w:t xml:space="preserve"> t</w:t>
                            </w:r>
                            <w:r w:rsidRPr="001612B3">
                              <w:rPr>
                                <w:b/>
                                <w:bCs/>
                                <w:color w:val="000000" w:themeColor="text1"/>
                                <w:sz w:val="24"/>
                                <w:szCs w:val="24"/>
                              </w:rPr>
                              <w:t>o increase throughput and maintain the high-performance paradigm</w:t>
                            </w:r>
                            <w:r>
                              <w:rPr>
                                <w:b/>
                                <w:bCs/>
                                <w:color w:val="000000" w:themeColor="text1"/>
                                <w:sz w:val="24"/>
                                <w:szCs w:val="24"/>
                              </w:rPr>
                              <w:t>.</w:t>
                            </w:r>
                          </w:p>
                          <w:p w14:paraId="482D4340" w14:textId="77777777" w:rsidR="00DE18E4" w:rsidRDefault="00DE18E4" w:rsidP="00DE18E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C0ED43B" id="Text Box 2" o:spid="_x0000_s1028" type="#_x0000_t202" style="position:absolute;left:0;text-align:left;margin-left:1.4pt;margin-top:193.45pt;width:214.5pt;height:61.35pt;z-index:251658243;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" filled="f" stroked="f">
                <v:textbox>
                  <w:txbxContent>
                    <w:p w14:paraId="1A4E4802" w14:textId="77777777" w:rsidR="00DE18E4" w:rsidRDefault="00DE18E4" w:rsidP="00DE18E4">
                      <w:pPr>
                        <w:pStyle w:val="Title"/>
                        <w:rPr>
                          <w:b/>
                          <w:bCs/>
                          <w:color w:val="000000" w:themeColor="text1"/>
                          <w:sz w:val="24"/>
                          <w:szCs w:val="24"/>
                        </w:rPr>
                      </w:pPr>
                      <w:r>
                        <w:rPr>
                          <w:b/>
                          <w:bCs/>
                          <w:color w:val="000000" w:themeColor="text1"/>
                          <w:sz w:val="24"/>
                          <w:szCs w:val="24"/>
                        </w:rPr>
                        <w:t>AH</w:t>
                      </w:r>
                      <w:r w:rsidRPr="001612B3">
                        <w:rPr>
                          <w:b/>
                          <w:bCs/>
                          <w:color w:val="000000" w:themeColor="text1"/>
                          <w:sz w:val="24"/>
                          <w:szCs w:val="24"/>
                        </w:rPr>
                        <w:t xml:space="preserve">B also supports </w:t>
                      </w:r>
                      <w:r w:rsidRPr="001612B3">
                        <w:rPr>
                          <w:b/>
                          <w:bCs/>
                          <w:color w:val="C00000"/>
                          <w:sz w:val="24"/>
                          <w:szCs w:val="24"/>
                        </w:rPr>
                        <w:t>pipelined communication</w:t>
                      </w:r>
                      <w:r>
                        <w:rPr>
                          <w:b/>
                          <w:bCs/>
                          <w:color w:val="000000" w:themeColor="text1"/>
                          <w:sz w:val="24"/>
                          <w:szCs w:val="24"/>
                        </w:rPr>
                        <w:t xml:space="preserve"> t</w:t>
                      </w:r>
                      <w:r w:rsidRPr="001612B3">
                        <w:rPr>
                          <w:b/>
                          <w:bCs/>
                          <w:color w:val="000000" w:themeColor="text1"/>
                          <w:sz w:val="24"/>
                          <w:szCs w:val="24"/>
                        </w:rPr>
                        <w:t>o increase throughput and maintain the high-performance paradigm</w:t>
                      </w:r>
                      <w:r>
                        <w:rPr>
                          <w:b/>
                          <w:bCs/>
                          <w:color w:val="000000" w:themeColor="text1"/>
                          <w:sz w:val="24"/>
                          <w:szCs w:val="24"/>
                        </w:rPr>
                        <w:t>.</w:t>
                      </w:r>
                    </w:p>
                    <w:p w14:paraId="482D4340" w14:textId="77777777" w:rsidR="00DE18E4" w:rsidRDefault="00DE18E4" w:rsidP="00DE18E4"/>
                  </w:txbxContent>
                </v:textbox>
                <w10:wrap anchorx="margin" anchory="page"/>
              </v:shape>
            </w:pict>
          </mc:Fallback>
        </mc:AlternateContent>
      </w:r>
      <w:r w:rsidR="00292046" w:rsidRPr="00E67CC2">
        <w:rPr>
          <w:rFonts w:asciiTheme="majorHAnsi" w:eastAsiaTheme="majorEastAsia" w:hAnsiTheme="majorHAnsi" w:cstheme="majorBidi"/>
          <w:b/>
          <w:bCs/>
          <w:color w:val="0E2841" w:themeColor="text2"/>
          <w:spacing w:val="-10"/>
          <w:kern w:val="28"/>
        </w:rPr>
        <w:t>Data Signals</w:t>
      </w:r>
    </w:p>
    <w:p w14:paraId="63DA02C2" w14:textId="3B0B7B8A" w:rsidR="00E67CC2" w:rsidRDefault="00E67CC2" w:rsidP="00E67CC2">
      <w:pPr>
        <w:pStyle w:val="Title"/>
        <w:rPr>
          <w:b/>
          <w:bCs/>
          <w:color w:val="000000" w:themeColor="text1"/>
          <w:sz w:val="24"/>
          <w:szCs w:val="24"/>
        </w:rPr>
      </w:pPr>
    </w:p>
    <w:p w14:paraId="0D347E3E" w14:textId="755CB194" w:rsidR="00E67CC2" w:rsidRDefault="00E67CC2" w:rsidP="001612B3">
      <w:pPr>
        <w:pStyle w:val="Title"/>
        <w:rPr>
          <w:b/>
          <w:bCs/>
          <w:color w:val="000000" w:themeColor="text1"/>
          <w:sz w:val="24"/>
          <w:szCs w:val="24"/>
        </w:rPr>
      </w:pPr>
    </w:p>
    <w:p w14:paraId="1426859E" w14:textId="7C8FC701" w:rsidR="00E67CC2" w:rsidRDefault="00E67CC2" w:rsidP="001612B3">
      <w:pPr>
        <w:pStyle w:val="Title"/>
        <w:rPr>
          <w:b/>
          <w:bCs/>
          <w:color w:val="000000" w:themeColor="text1"/>
          <w:sz w:val="24"/>
          <w:szCs w:val="24"/>
        </w:rPr>
      </w:pPr>
    </w:p>
    <w:p w14:paraId="4512ECAB" w14:textId="1EC652F5" w:rsidR="00DE18E4" w:rsidRPr="00DE18E4" w:rsidRDefault="00D16E3E" w:rsidP="00DE18E4">
      <w:r>
        <w:rPr>
          <w:noProof/>
        </w:rPr>
        <mc:AlternateContent>
          <mc:Choice Requires="wps">
            <w:drawing>
              <wp:anchor distT="0" distB="0" distL="114300" distR="114300" simplePos="0" relativeHeight="251658254" behindDoc="0" locked="0" layoutInCell="1" allowOverlap="1" wp14:anchorId="203105C6" wp14:editId="4F3574D9">
                <wp:simplePos x="0" y="0"/>
                <wp:positionH relativeFrom="column">
                  <wp:posOffset>2754630</wp:posOffset>
                </wp:positionH>
                <wp:positionV relativeFrom="page">
                  <wp:posOffset>3342336</wp:posOffset>
                </wp:positionV>
                <wp:extent cx="4176395" cy="254000"/>
                <wp:effectExtent l="0" t="0" r="0" b="0"/>
                <wp:wrapThrough wrapText="bothSides">
                  <wp:wrapPolygon edited="0">
                    <wp:start x="0" y="0"/>
                    <wp:lineTo x="0" y="19440"/>
                    <wp:lineTo x="21478" y="19440"/>
                    <wp:lineTo x="21478" y="0"/>
                    <wp:lineTo x="0" y="0"/>
                  </wp:wrapPolygon>
                </wp:wrapThrough>
                <wp:docPr id="594782525" name="Text Box 1"/>
                <wp:cNvGraphicFramePr/>
                <a:graphic xmlns:a="http://schemas.openxmlformats.org/drawingml/2006/main">
                  <a:graphicData uri="http://schemas.microsoft.com/office/word/2010/wordprocessingShape">
                    <wps:wsp>
                      <wps:cNvSpPr txBox="1"/>
                      <wps:spPr>
                        <a:xfrm>
                          <a:off x="0" y="0"/>
                          <a:ext cx="4176395" cy="254000"/>
                        </a:xfrm>
                        <a:prstGeom prst="rect">
                          <a:avLst/>
                        </a:prstGeom>
                        <a:solidFill>
                          <a:prstClr val="white"/>
                        </a:solidFill>
                        <a:ln>
                          <a:noFill/>
                        </a:ln>
                      </wps:spPr>
                      <wps:txbx>
                        <w:txbxContent>
                          <w:p w14:paraId="2D851F06" w14:textId="161E8BDD" w:rsidR="00D16E3E" w:rsidRPr="00742160"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3</w:t>
                            </w:r>
                            <w:r w:rsidR="0063640D">
                              <w:rPr>
                                <w:noProof/>
                              </w:rPr>
                              <w:fldChar w:fldCharType="end"/>
                            </w:r>
                            <w:r>
                              <w:t xml:space="preserve"> </w:t>
                            </w:r>
                            <w:r>
                              <w:br/>
                              <w:t>AMBA AHB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105C6" id="_x0000_s1029" type="#_x0000_t202" style="position:absolute;margin-left:216.9pt;margin-top:263.2pt;width:328.85pt;height:20pt;z-index:25165825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" stroked="f">
                <v:textbox inset="0,0,0,0">
                  <w:txbxContent>
                    <w:p w14:paraId="2D851F06" w14:textId="161E8BDD" w:rsidR="00D16E3E" w:rsidRPr="00742160"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3</w:t>
                      </w:r>
                      <w:r w:rsidR="0063640D">
                        <w:rPr>
                          <w:noProof/>
                        </w:rPr>
                        <w:fldChar w:fldCharType="end"/>
                      </w:r>
                      <w:r>
                        <w:t xml:space="preserve"> </w:t>
                      </w:r>
                      <w:r>
                        <w:br/>
                        <w:t>AMBA AHB Manager</w:t>
                      </w:r>
                    </w:p>
                  </w:txbxContent>
                </v:textbox>
                <w10:wrap type="through" anchory="page"/>
              </v:shape>
            </w:pict>
          </mc:Fallback>
        </mc:AlternateContent>
      </w:r>
    </w:p>
    <w:p w14:paraId="67ECF57A" w14:textId="0A41F0FA" w:rsidR="007732C4" w:rsidRPr="007732C4" w:rsidRDefault="00DE18E4" w:rsidP="007732C4">
      <w:pPr>
        <w:pStyle w:val="ListParagraph"/>
        <w:numPr>
          <w:ilvl w:val="0"/>
          <w:numId w:val="15"/>
        </w:numPr>
        <w:rPr>
          <w:b/>
          <w:bCs/>
          <w:color w:val="C00000"/>
          <w:sz w:val="22"/>
          <w:szCs w:val="22"/>
        </w:rPr>
      </w:pPr>
      <w:r w:rsidRPr="007A716B">
        <w:rPr>
          <w:rFonts w:asciiTheme="majorHAnsi" w:eastAsiaTheme="majorEastAsia" w:hAnsiTheme="majorHAnsi" w:cstheme="majorBidi"/>
          <w:b/>
          <w:bCs/>
          <w:color w:val="0E2841" w:themeColor="text2"/>
          <w:spacing w:val="-10"/>
          <w:kern w:val="28"/>
          <w:sz w:val="28"/>
          <w:szCs w:val="28"/>
          <w:u w:val="single"/>
        </w:rPr>
        <w:t>Subordinat</w:t>
      </w:r>
      <w:r w:rsidR="007732C4">
        <w:rPr>
          <w:rFonts w:asciiTheme="majorHAnsi" w:eastAsiaTheme="majorEastAsia" w:hAnsiTheme="majorHAnsi" w:cstheme="majorBidi"/>
          <w:b/>
          <w:bCs/>
          <w:color w:val="0E2841" w:themeColor="text2"/>
          <w:spacing w:val="-10"/>
          <w:kern w:val="28"/>
          <w:sz w:val="28"/>
          <w:szCs w:val="28"/>
          <w:u w:val="single"/>
        </w:rPr>
        <w:t>e</w:t>
      </w:r>
    </w:p>
    <w:p w14:paraId="0F522C8D" w14:textId="1D8BA652" w:rsidR="00E67CC2" w:rsidRPr="00384F62" w:rsidRDefault="00D16E3E" w:rsidP="007732C4">
      <w:pPr>
        <w:pStyle w:val="ListParagraph"/>
        <w:rPr>
          <w:b/>
          <w:bCs/>
          <w:color w:val="C00000"/>
          <w:sz w:val="22"/>
          <w:szCs w:val="22"/>
        </w:rPr>
      </w:pPr>
      <w:r w:rsidRPr="00384F62">
        <w:rPr>
          <w:noProof/>
          <w:color w:val="000000" w:themeColor="text1"/>
        </w:rPr>
        <mc:AlternateContent>
          <mc:Choice Requires="wps">
            <w:drawing>
              <wp:anchor distT="45720" distB="45720" distL="114300" distR="114300" simplePos="0" relativeHeight="251658244" behindDoc="0" locked="0" layoutInCell="1" allowOverlap="1" wp14:anchorId="5BE5FF5B" wp14:editId="65F8AEC6">
                <wp:simplePos x="0" y="0"/>
                <wp:positionH relativeFrom="margin">
                  <wp:posOffset>3947795</wp:posOffset>
                </wp:positionH>
                <wp:positionV relativeFrom="margin">
                  <wp:posOffset>3388029</wp:posOffset>
                </wp:positionV>
                <wp:extent cx="3188970" cy="1338580"/>
                <wp:effectExtent l="0" t="0" r="0" b="0"/>
                <wp:wrapThrough wrapText="bothSides">
                  <wp:wrapPolygon edited="0">
                    <wp:start x="387" y="0"/>
                    <wp:lineTo x="387" y="21211"/>
                    <wp:lineTo x="21161" y="21211"/>
                    <wp:lineTo x="21161" y="0"/>
                    <wp:lineTo x="387" y="0"/>
                  </wp:wrapPolygon>
                </wp:wrapThrough>
                <wp:docPr id="372635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1338580"/>
                        </a:xfrm>
                        <a:prstGeom prst="rect">
                          <a:avLst/>
                        </a:prstGeom>
                        <a:noFill/>
                        <a:ln w="9525">
                          <a:noFill/>
                          <a:miter lim="800000"/>
                          <a:headEnd/>
                          <a:tailEnd/>
                        </a:ln>
                      </wps:spPr>
                      <wps:txbx>
                        <w:txbxContent>
                          <w:p w14:paraId="44F87AA5" w14:textId="07FA3D6B" w:rsidR="007A716B" w:rsidRDefault="00D16E3E" w:rsidP="007A716B">
                            <w:pPr>
                              <w:rPr>
                                <w:rFonts w:asciiTheme="majorHAnsi" w:eastAsiaTheme="majorEastAsia" w:hAnsiTheme="majorHAnsi" w:cstheme="majorBidi"/>
                                <w:b/>
                                <w:bCs/>
                                <w:color w:val="000000" w:themeColor="text1"/>
                                <w:spacing w:val="-10"/>
                                <w:kern w:val="28"/>
                              </w:rPr>
                            </w:pPr>
                            <w:r>
                              <w:rPr>
                                <w:rFonts w:asciiTheme="majorHAnsi" w:eastAsiaTheme="majorEastAsia" w:hAnsiTheme="majorHAnsi" w:cstheme="majorBidi"/>
                                <w:b/>
                                <w:bCs/>
                                <w:color w:val="000000" w:themeColor="text1"/>
                                <w:spacing w:val="-10"/>
                                <w:kern w:val="28"/>
                              </w:rPr>
                              <w:t>T</w:t>
                            </w:r>
                            <w:r w:rsidR="007A716B" w:rsidRPr="007A716B">
                              <w:rPr>
                                <w:rFonts w:asciiTheme="majorHAnsi" w:eastAsiaTheme="majorEastAsia" w:hAnsiTheme="majorHAnsi" w:cstheme="majorBidi"/>
                                <w:b/>
                                <w:bCs/>
                                <w:color w:val="000000" w:themeColor="text1"/>
                                <w:spacing w:val="-10"/>
                                <w:kern w:val="28"/>
                              </w:rPr>
                              <w:t xml:space="preserve">he Subordinate signals back to the Manager: </w:t>
                            </w:r>
                          </w:p>
                          <w:p w14:paraId="5459B2AF" w14:textId="77777777" w:rsidR="007A716B" w:rsidRPr="007A716B" w:rsidRDefault="007A716B" w:rsidP="007A716B">
                            <w:pPr>
                              <w:pStyle w:val="ListParagraph"/>
                              <w:numPr>
                                <w:ilvl w:val="0"/>
                                <w:numId w:val="16"/>
                              </w:numPr>
                            </w:pPr>
                            <w:r w:rsidRPr="007A716B">
                              <w:rPr>
                                <w:rFonts w:asciiTheme="majorHAnsi" w:eastAsiaTheme="majorEastAsia" w:hAnsiTheme="majorHAnsi" w:cstheme="majorBidi"/>
                                <w:b/>
                                <w:bCs/>
                                <w:color w:val="000000" w:themeColor="text1"/>
                                <w:spacing w:val="-10"/>
                                <w:kern w:val="28"/>
                              </w:rPr>
                              <w:t xml:space="preserve">The </w:t>
                            </w:r>
                            <w:r w:rsidRPr="007A716B">
                              <w:rPr>
                                <w:rFonts w:asciiTheme="majorHAnsi" w:eastAsiaTheme="majorEastAsia" w:hAnsiTheme="majorHAnsi" w:cstheme="majorBidi"/>
                                <w:b/>
                                <w:bCs/>
                                <w:color w:val="C00000"/>
                                <w:spacing w:val="-10"/>
                                <w:kern w:val="28"/>
                              </w:rPr>
                              <w:t xml:space="preserve">completion or extension </w:t>
                            </w:r>
                            <w:r w:rsidRPr="007A716B">
                              <w:rPr>
                                <w:rFonts w:asciiTheme="majorHAnsi" w:eastAsiaTheme="majorEastAsia" w:hAnsiTheme="majorHAnsi" w:cstheme="majorBidi"/>
                                <w:b/>
                                <w:bCs/>
                                <w:color w:val="000000" w:themeColor="text1"/>
                                <w:spacing w:val="-10"/>
                                <w:kern w:val="28"/>
                              </w:rPr>
                              <w:t xml:space="preserve">of the bus transfer. </w:t>
                            </w:r>
                          </w:p>
                          <w:p w14:paraId="6476724F" w14:textId="5EDD3279" w:rsidR="007A716B" w:rsidRDefault="007A716B" w:rsidP="007A716B">
                            <w:pPr>
                              <w:pStyle w:val="ListParagraph"/>
                              <w:numPr>
                                <w:ilvl w:val="0"/>
                                <w:numId w:val="16"/>
                              </w:numPr>
                            </w:pPr>
                            <w:r w:rsidRPr="007A716B">
                              <w:rPr>
                                <w:rFonts w:asciiTheme="majorHAnsi" w:eastAsiaTheme="majorEastAsia" w:hAnsiTheme="majorHAnsi" w:cstheme="majorBidi"/>
                                <w:b/>
                                <w:bCs/>
                                <w:color w:val="000000" w:themeColor="text1"/>
                                <w:spacing w:val="-10"/>
                                <w:kern w:val="28"/>
                              </w:rPr>
                              <w:t xml:space="preserve">The </w:t>
                            </w:r>
                            <w:r w:rsidRPr="007A716B">
                              <w:rPr>
                                <w:rFonts w:asciiTheme="majorHAnsi" w:eastAsiaTheme="majorEastAsia" w:hAnsiTheme="majorHAnsi" w:cstheme="majorBidi"/>
                                <w:b/>
                                <w:bCs/>
                                <w:color w:val="C00000"/>
                                <w:spacing w:val="-10"/>
                                <w:kern w:val="28"/>
                              </w:rPr>
                              <w:t xml:space="preserve">success or failure </w:t>
                            </w:r>
                            <w:r w:rsidRPr="007A716B">
                              <w:rPr>
                                <w:rFonts w:asciiTheme="majorHAnsi" w:eastAsiaTheme="majorEastAsia" w:hAnsiTheme="majorHAnsi" w:cstheme="majorBidi"/>
                                <w:b/>
                                <w:bCs/>
                                <w:color w:val="000000" w:themeColor="text1"/>
                                <w:spacing w:val="-10"/>
                                <w:kern w:val="28"/>
                              </w:rPr>
                              <w:t>of the bus transfer</w:t>
                            </w:r>
                            <w:r w:rsidR="007732C4">
                              <w:rPr>
                                <w:rFonts w:asciiTheme="majorHAnsi" w:eastAsiaTheme="majorEastAsia" w:hAnsiTheme="majorHAnsi" w:cstheme="majorBidi"/>
                                <w:b/>
                                <w:bCs/>
                                <w:color w:val="000000" w:themeColor="text1"/>
                                <w:spacing w:val="-10"/>
                                <w:kern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5FF5B" id="_x0000_s1030" type="#_x0000_t202" style="position:absolute;left:0;text-align:left;margin-left:310.85pt;margin-top:266.75pt;width:251.1pt;height:105.4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" filled="f" stroked="f">
                <v:textbox>
                  <w:txbxContent>
                    <w:p w14:paraId="44F87AA5" w14:textId="07FA3D6B" w:rsidR="007A716B" w:rsidRDefault="00D16E3E" w:rsidP="007A716B">
                      <w:pPr>
                        <w:rPr>
                          <w:rFonts w:asciiTheme="majorHAnsi" w:eastAsiaTheme="majorEastAsia" w:hAnsiTheme="majorHAnsi" w:cstheme="majorBidi"/>
                          <w:b/>
                          <w:bCs/>
                          <w:color w:val="000000" w:themeColor="text1"/>
                          <w:spacing w:val="-10"/>
                          <w:kern w:val="28"/>
                        </w:rPr>
                      </w:pPr>
                      <w:r>
                        <w:rPr>
                          <w:rFonts w:asciiTheme="majorHAnsi" w:eastAsiaTheme="majorEastAsia" w:hAnsiTheme="majorHAnsi" w:cstheme="majorBidi"/>
                          <w:b/>
                          <w:bCs/>
                          <w:color w:val="000000" w:themeColor="text1"/>
                          <w:spacing w:val="-10"/>
                          <w:kern w:val="28"/>
                        </w:rPr>
                        <w:t>T</w:t>
                      </w:r>
                      <w:r w:rsidR="007A716B" w:rsidRPr="007A716B">
                        <w:rPr>
                          <w:rFonts w:asciiTheme="majorHAnsi" w:eastAsiaTheme="majorEastAsia" w:hAnsiTheme="majorHAnsi" w:cstheme="majorBidi"/>
                          <w:b/>
                          <w:bCs/>
                          <w:color w:val="000000" w:themeColor="text1"/>
                          <w:spacing w:val="-10"/>
                          <w:kern w:val="28"/>
                        </w:rPr>
                        <w:t xml:space="preserve">he Subordinate signals back to the Manager: </w:t>
                      </w:r>
                    </w:p>
                    <w:p w14:paraId="5459B2AF" w14:textId="77777777" w:rsidR="007A716B" w:rsidRPr="007A716B" w:rsidRDefault="007A716B" w:rsidP="007A716B">
                      <w:pPr>
                        <w:pStyle w:val="ListParagraph"/>
                        <w:numPr>
                          <w:ilvl w:val="0"/>
                          <w:numId w:val="16"/>
                        </w:numPr>
                      </w:pPr>
                      <w:r w:rsidRPr="007A716B">
                        <w:rPr>
                          <w:rFonts w:asciiTheme="majorHAnsi" w:eastAsiaTheme="majorEastAsia" w:hAnsiTheme="majorHAnsi" w:cstheme="majorBidi"/>
                          <w:b/>
                          <w:bCs/>
                          <w:color w:val="000000" w:themeColor="text1"/>
                          <w:spacing w:val="-10"/>
                          <w:kern w:val="28"/>
                        </w:rPr>
                        <w:t xml:space="preserve">The </w:t>
                      </w:r>
                      <w:r w:rsidRPr="007A716B">
                        <w:rPr>
                          <w:rFonts w:asciiTheme="majorHAnsi" w:eastAsiaTheme="majorEastAsia" w:hAnsiTheme="majorHAnsi" w:cstheme="majorBidi"/>
                          <w:b/>
                          <w:bCs/>
                          <w:color w:val="C00000"/>
                          <w:spacing w:val="-10"/>
                          <w:kern w:val="28"/>
                        </w:rPr>
                        <w:t xml:space="preserve">completion or extension </w:t>
                      </w:r>
                      <w:r w:rsidRPr="007A716B">
                        <w:rPr>
                          <w:rFonts w:asciiTheme="majorHAnsi" w:eastAsiaTheme="majorEastAsia" w:hAnsiTheme="majorHAnsi" w:cstheme="majorBidi"/>
                          <w:b/>
                          <w:bCs/>
                          <w:color w:val="000000" w:themeColor="text1"/>
                          <w:spacing w:val="-10"/>
                          <w:kern w:val="28"/>
                        </w:rPr>
                        <w:t xml:space="preserve">of the bus transfer. </w:t>
                      </w:r>
                    </w:p>
                    <w:p w14:paraId="6476724F" w14:textId="5EDD3279" w:rsidR="007A716B" w:rsidRDefault="007A716B" w:rsidP="007A716B">
                      <w:pPr>
                        <w:pStyle w:val="ListParagraph"/>
                        <w:numPr>
                          <w:ilvl w:val="0"/>
                          <w:numId w:val="16"/>
                        </w:numPr>
                      </w:pPr>
                      <w:r w:rsidRPr="007A716B">
                        <w:rPr>
                          <w:rFonts w:asciiTheme="majorHAnsi" w:eastAsiaTheme="majorEastAsia" w:hAnsiTheme="majorHAnsi" w:cstheme="majorBidi"/>
                          <w:b/>
                          <w:bCs/>
                          <w:color w:val="000000" w:themeColor="text1"/>
                          <w:spacing w:val="-10"/>
                          <w:kern w:val="28"/>
                        </w:rPr>
                        <w:t xml:space="preserve">The </w:t>
                      </w:r>
                      <w:r w:rsidRPr="007A716B">
                        <w:rPr>
                          <w:rFonts w:asciiTheme="majorHAnsi" w:eastAsiaTheme="majorEastAsia" w:hAnsiTheme="majorHAnsi" w:cstheme="majorBidi"/>
                          <w:b/>
                          <w:bCs/>
                          <w:color w:val="C00000"/>
                          <w:spacing w:val="-10"/>
                          <w:kern w:val="28"/>
                        </w:rPr>
                        <w:t xml:space="preserve">success or failure </w:t>
                      </w:r>
                      <w:r w:rsidRPr="007A716B">
                        <w:rPr>
                          <w:rFonts w:asciiTheme="majorHAnsi" w:eastAsiaTheme="majorEastAsia" w:hAnsiTheme="majorHAnsi" w:cstheme="majorBidi"/>
                          <w:b/>
                          <w:bCs/>
                          <w:color w:val="000000" w:themeColor="text1"/>
                          <w:spacing w:val="-10"/>
                          <w:kern w:val="28"/>
                        </w:rPr>
                        <w:t>of the bus transfer</w:t>
                      </w:r>
                      <w:r w:rsidR="007732C4">
                        <w:rPr>
                          <w:rFonts w:asciiTheme="majorHAnsi" w:eastAsiaTheme="majorEastAsia" w:hAnsiTheme="majorHAnsi" w:cstheme="majorBidi"/>
                          <w:b/>
                          <w:bCs/>
                          <w:color w:val="000000" w:themeColor="text1"/>
                          <w:spacing w:val="-10"/>
                          <w:kern w:val="28"/>
                        </w:rPr>
                        <w:t>.</w:t>
                      </w:r>
                    </w:p>
                  </w:txbxContent>
                </v:textbox>
                <w10:wrap type="through" anchorx="margin" anchory="margin"/>
              </v:shape>
            </w:pict>
          </mc:Fallback>
        </mc:AlternateContent>
      </w:r>
      <w:r>
        <w:rPr>
          <w:noProof/>
        </w:rPr>
        <w:drawing>
          <wp:anchor distT="0" distB="0" distL="114300" distR="114300" simplePos="0" relativeHeight="251658255" behindDoc="0" locked="0" layoutInCell="1" allowOverlap="1" wp14:anchorId="6C43C389" wp14:editId="11784D5E">
            <wp:simplePos x="0" y="0"/>
            <wp:positionH relativeFrom="column">
              <wp:posOffset>83434</wp:posOffset>
            </wp:positionH>
            <wp:positionV relativeFrom="margin">
              <wp:posOffset>3004626</wp:posOffset>
            </wp:positionV>
            <wp:extent cx="3948430" cy="2091690"/>
            <wp:effectExtent l="0" t="0" r="0" b="3810"/>
            <wp:wrapThrough wrapText="bothSides">
              <wp:wrapPolygon edited="0">
                <wp:start x="0" y="0"/>
                <wp:lineTo x="0" y="21443"/>
                <wp:lineTo x="21468" y="21443"/>
                <wp:lineTo x="21468" y="0"/>
                <wp:lineTo x="0" y="0"/>
              </wp:wrapPolygon>
            </wp:wrapThrough>
            <wp:docPr id="1737669054"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0962" name="Picture 1" descr="A diagram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8430" cy="2091690"/>
                    </a:xfrm>
                    <a:prstGeom prst="rect">
                      <a:avLst/>
                    </a:prstGeom>
                  </pic:spPr>
                </pic:pic>
              </a:graphicData>
            </a:graphic>
          </wp:anchor>
        </w:drawing>
      </w:r>
      <w:r w:rsidR="007A716B" w:rsidRPr="00384F62">
        <w:rPr>
          <w:rFonts w:eastAsiaTheme="majorEastAsia" w:cstheme="majorBidi"/>
          <w:b/>
          <w:bCs/>
          <w:color w:val="000000" w:themeColor="text1"/>
          <w:spacing w:val="-10"/>
          <w:kern w:val="28"/>
          <w:sz w:val="26"/>
          <w:szCs w:val="26"/>
        </w:rPr>
        <w:t>A subordinate receives transfers from the manager and responds accordingly</w:t>
      </w:r>
      <w:r w:rsidR="007732C4" w:rsidRPr="00384F62">
        <w:rPr>
          <w:rFonts w:eastAsiaTheme="majorEastAsia" w:cstheme="majorBidi"/>
          <w:b/>
          <w:bCs/>
          <w:color w:val="000000" w:themeColor="text1"/>
          <w:spacing w:val="-10"/>
          <w:kern w:val="28"/>
          <w:sz w:val="26"/>
          <w:szCs w:val="26"/>
        </w:rPr>
        <w:t>:</w:t>
      </w:r>
      <w:r w:rsidR="00C06F70" w:rsidRPr="00384F62">
        <w:rPr>
          <w:b/>
          <w:bCs/>
          <w:color w:val="C00000"/>
          <w:sz w:val="26"/>
          <w:szCs w:val="26"/>
        </w:rPr>
        <w:br/>
      </w:r>
      <w:r w:rsidR="00C06F70" w:rsidRPr="00384F62">
        <w:rPr>
          <w:b/>
          <w:bCs/>
          <w:color w:val="C00000"/>
          <w:sz w:val="26"/>
          <w:szCs w:val="26"/>
        </w:rPr>
        <w:br/>
      </w:r>
    </w:p>
    <w:p w14:paraId="019F7811" w14:textId="142273CE" w:rsidR="00E67CC2" w:rsidRDefault="00E67CC2" w:rsidP="001612B3">
      <w:pPr>
        <w:pStyle w:val="Title"/>
        <w:rPr>
          <w:b/>
          <w:bCs/>
          <w:color w:val="C00000"/>
          <w:sz w:val="22"/>
          <w:szCs w:val="22"/>
        </w:rPr>
      </w:pPr>
    </w:p>
    <w:p w14:paraId="389AC0FD" w14:textId="0EC24206" w:rsidR="008F24FA" w:rsidRPr="00384F62" w:rsidRDefault="00D16E3E" w:rsidP="00D16E3E">
      <w:pPr>
        <w:ind w:left="720"/>
        <w:rPr>
          <w:rFonts w:eastAsiaTheme="majorEastAsia" w:cstheme="majorBidi"/>
          <w:b/>
          <w:bCs/>
          <w:color w:val="000000" w:themeColor="text1"/>
          <w:spacing w:val="-10"/>
          <w:kern w:val="28"/>
        </w:rPr>
      </w:pPr>
      <w:r>
        <w:rPr>
          <w:noProof/>
        </w:rPr>
        <mc:AlternateContent>
          <mc:Choice Requires="wps">
            <w:drawing>
              <wp:anchor distT="0" distB="0" distL="114300" distR="114300" simplePos="0" relativeHeight="251658256" behindDoc="0" locked="0" layoutInCell="1" allowOverlap="1" wp14:anchorId="6533C6EB" wp14:editId="725700B0">
                <wp:simplePos x="0" y="0"/>
                <wp:positionH relativeFrom="column">
                  <wp:posOffset>83185</wp:posOffset>
                </wp:positionH>
                <wp:positionV relativeFrom="paragraph">
                  <wp:posOffset>51104</wp:posOffset>
                </wp:positionV>
                <wp:extent cx="3948430" cy="262255"/>
                <wp:effectExtent l="0" t="0" r="0" b="4445"/>
                <wp:wrapThrough wrapText="bothSides">
                  <wp:wrapPolygon edited="0">
                    <wp:start x="0" y="0"/>
                    <wp:lineTo x="0" y="20397"/>
                    <wp:lineTo x="21468" y="20397"/>
                    <wp:lineTo x="21468" y="0"/>
                    <wp:lineTo x="0" y="0"/>
                  </wp:wrapPolygon>
                </wp:wrapThrough>
                <wp:docPr id="1897245150" name="Text Box 1"/>
                <wp:cNvGraphicFramePr/>
                <a:graphic xmlns:a="http://schemas.openxmlformats.org/drawingml/2006/main">
                  <a:graphicData uri="http://schemas.microsoft.com/office/word/2010/wordprocessingShape">
                    <wps:wsp>
                      <wps:cNvSpPr txBox="1"/>
                      <wps:spPr>
                        <a:xfrm>
                          <a:off x="0" y="0"/>
                          <a:ext cx="3948430" cy="262255"/>
                        </a:xfrm>
                        <a:prstGeom prst="rect">
                          <a:avLst/>
                        </a:prstGeom>
                        <a:solidFill>
                          <a:prstClr val="white"/>
                        </a:solidFill>
                        <a:ln>
                          <a:noFill/>
                        </a:ln>
                      </wps:spPr>
                      <wps:txbx>
                        <w:txbxContent>
                          <w:p w14:paraId="39A16619" w14:textId="2A9DC3BE" w:rsidR="00D16E3E" w:rsidRPr="00DC2025"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4</w:t>
                            </w:r>
                            <w:r w:rsidR="0063640D">
                              <w:rPr>
                                <w:noProof/>
                              </w:rPr>
                              <w:fldChar w:fldCharType="end"/>
                            </w:r>
                            <w:r>
                              <w:t xml:space="preserve"> </w:t>
                            </w:r>
                            <w:r>
                              <w:br/>
                              <w:t>AMBA AHB Subordinate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3C6EB" id="_x0000_s1031" type="#_x0000_t202" style="position:absolute;left:0;text-align:left;margin-left:6.55pt;margin-top:4pt;width:310.9pt;height:20.6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AaHAIAAEI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" stroked="f">
                <v:textbox inset="0,0,0,0">
                  <w:txbxContent>
                    <w:p w14:paraId="39A16619" w14:textId="2A9DC3BE" w:rsidR="00D16E3E" w:rsidRPr="00DC2025"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4</w:t>
                      </w:r>
                      <w:r w:rsidR="0063640D">
                        <w:rPr>
                          <w:noProof/>
                        </w:rPr>
                        <w:fldChar w:fldCharType="end"/>
                      </w:r>
                      <w:r>
                        <w:t xml:space="preserve"> </w:t>
                      </w:r>
                      <w:r>
                        <w:br/>
                        <w:t>AMBA AHB Subordinate</w:t>
                      </w:r>
                    </w:p>
                  </w:txbxContent>
                </v:textbox>
                <w10:wrap type="through"/>
              </v:shape>
            </w:pict>
          </mc:Fallback>
        </mc:AlternateContent>
      </w:r>
    </w:p>
    <w:p w14:paraId="6EFA4387" w14:textId="4FF5F363" w:rsidR="003A332E" w:rsidRPr="003A332E" w:rsidRDefault="003A332E" w:rsidP="003A332E">
      <w:pPr>
        <w:pStyle w:val="ListParagraph"/>
        <w:numPr>
          <w:ilvl w:val="0"/>
          <w:numId w:val="15"/>
        </w:numPr>
        <w:rPr>
          <w:rFonts w:asciiTheme="majorHAnsi" w:eastAsiaTheme="majorEastAsia" w:hAnsiTheme="majorHAnsi" w:cstheme="majorBidi"/>
          <w:b/>
          <w:bCs/>
          <w:color w:val="0E2841" w:themeColor="text2"/>
          <w:spacing w:val="-10"/>
          <w:kern w:val="28"/>
          <w:sz w:val="28"/>
          <w:szCs w:val="28"/>
          <w:u w:val="single"/>
        </w:rPr>
      </w:pPr>
      <w:r w:rsidRPr="003A332E">
        <w:rPr>
          <w:rFonts w:asciiTheme="majorHAnsi" w:eastAsiaTheme="majorEastAsia" w:hAnsiTheme="majorHAnsi" w:cstheme="majorBidi"/>
          <w:b/>
          <w:bCs/>
          <w:color w:val="0E2841" w:themeColor="text2"/>
          <w:spacing w:val="-10"/>
          <w:kern w:val="28"/>
          <w:sz w:val="28"/>
          <w:szCs w:val="28"/>
          <w:u w:val="single"/>
        </w:rPr>
        <w:t>Interconnect</w:t>
      </w:r>
    </w:p>
    <w:p w14:paraId="68D4BE54" w14:textId="0914EC39" w:rsidR="008F24FA" w:rsidRDefault="003A332E" w:rsidP="008F24FA">
      <w:pPr>
        <w:pStyle w:val="ListParagraph"/>
        <w:rPr>
          <w:rFonts w:eastAsiaTheme="majorEastAsia" w:cstheme="majorBidi"/>
          <w:b/>
          <w:bCs/>
          <w:color w:val="000000" w:themeColor="text1"/>
          <w:spacing w:val="-10"/>
          <w:kern w:val="28"/>
          <w:sz w:val="26"/>
          <w:szCs w:val="26"/>
        </w:rPr>
      </w:pPr>
      <w:r w:rsidRPr="003A332E">
        <w:rPr>
          <w:rFonts w:eastAsiaTheme="majorEastAsia" w:cstheme="majorBidi"/>
          <w:b/>
          <w:bCs/>
          <w:color w:val="000000" w:themeColor="text1"/>
          <w:spacing w:val="-10"/>
          <w:kern w:val="28"/>
          <w:sz w:val="26"/>
          <w:szCs w:val="26"/>
        </w:rPr>
        <w:t>An interconnect component provides the connection between Managers and Subordinates in a system.</w:t>
      </w:r>
    </w:p>
    <w:p w14:paraId="571C3281" w14:textId="7F6A9F57" w:rsidR="003A332E" w:rsidRPr="008F24FA" w:rsidRDefault="008F24FA" w:rsidP="008F24FA">
      <w:pPr>
        <w:pStyle w:val="ListParagraph"/>
        <w:rPr>
          <w:rFonts w:asciiTheme="majorHAnsi" w:eastAsiaTheme="majorEastAsia" w:hAnsiTheme="majorHAnsi" w:cstheme="majorBidi"/>
          <w:b/>
          <w:bCs/>
          <w:color w:val="0E2841" w:themeColor="text2"/>
          <w:spacing w:val="-10"/>
          <w:kern w:val="28"/>
          <w:sz w:val="28"/>
          <w:szCs w:val="28"/>
          <w:u w:val="single"/>
        </w:rPr>
      </w:pPr>
      <w:r w:rsidRPr="003A332E">
        <w:rPr>
          <w:rFonts w:eastAsiaTheme="majorEastAsia" w:cstheme="majorBidi"/>
          <w:b/>
          <w:bCs/>
          <w:noProof/>
          <w:color w:val="000000" w:themeColor="text1"/>
          <w:spacing w:val="-10"/>
          <w:kern w:val="28"/>
        </w:rPr>
        <mc:AlternateContent>
          <mc:Choice Requires="wps">
            <w:drawing>
              <wp:anchor distT="45720" distB="45720" distL="114300" distR="114300" simplePos="0" relativeHeight="251658246" behindDoc="0" locked="0" layoutInCell="1" allowOverlap="1" wp14:anchorId="54764B04" wp14:editId="1BD0410D">
                <wp:simplePos x="0" y="0"/>
                <wp:positionH relativeFrom="margin">
                  <wp:posOffset>0</wp:posOffset>
                </wp:positionH>
                <wp:positionV relativeFrom="page">
                  <wp:posOffset>7440939</wp:posOffset>
                </wp:positionV>
                <wp:extent cx="3898900" cy="2159000"/>
                <wp:effectExtent l="0" t="0" r="0" b="0"/>
                <wp:wrapThrough wrapText="bothSides">
                  <wp:wrapPolygon edited="0">
                    <wp:start x="317" y="0"/>
                    <wp:lineTo x="317" y="21296"/>
                    <wp:lineTo x="21213" y="21296"/>
                    <wp:lineTo x="21213" y="0"/>
                    <wp:lineTo x="317" y="0"/>
                  </wp:wrapPolygon>
                </wp:wrapThrough>
                <wp:docPr id="135333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2159000"/>
                        </a:xfrm>
                        <a:prstGeom prst="rect">
                          <a:avLst/>
                        </a:prstGeom>
                        <a:noFill/>
                        <a:ln w="9525">
                          <a:noFill/>
                          <a:miter lim="800000"/>
                          <a:headEnd/>
                          <a:tailEnd/>
                        </a:ln>
                      </wps:spPr>
                      <wps:txbx>
                        <w:txbxContent>
                          <w:p w14:paraId="313D8D9B" w14:textId="77777777" w:rsidR="00AC0D8C" w:rsidRPr="004F3D05" w:rsidRDefault="003A332E" w:rsidP="001B41FD">
                            <w:pPr>
                              <w:pStyle w:val="ListParagraph"/>
                              <w:numPr>
                                <w:ilvl w:val="0"/>
                                <w:numId w:val="19"/>
                              </w:numPr>
                              <w:jc w:val="both"/>
                            </w:pPr>
                            <w:r w:rsidRPr="003A332E">
                              <w:rPr>
                                <w:rFonts w:eastAsiaTheme="majorEastAsia" w:cstheme="majorBidi"/>
                                <w:b/>
                                <w:bCs/>
                                <w:color w:val="000000" w:themeColor="text1"/>
                                <w:spacing w:val="-10"/>
                                <w:kern w:val="28"/>
                                <w:sz w:val="26"/>
                                <w:szCs w:val="26"/>
                              </w:rPr>
                              <w:t>Decoder</w:t>
                            </w:r>
                            <w:r w:rsidRPr="003A332E">
                              <w:rPr>
                                <w:rFonts w:eastAsiaTheme="majorEastAsia" w:cstheme="majorBidi"/>
                                <w:b/>
                                <w:bCs/>
                                <w:color w:val="000000" w:themeColor="text1"/>
                                <w:spacing w:val="-10"/>
                                <w:kern w:val="28"/>
                                <w:sz w:val="26"/>
                                <w:szCs w:val="26"/>
                              </w:rPr>
                              <w:br/>
                            </w:r>
                            <w:r w:rsidR="00AC0D8C" w:rsidRPr="004F3D05">
                              <w:rPr>
                                <w:rFonts w:eastAsiaTheme="majorEastAsia" w:cstheme="majorBidi"/>
                                <w:color w:val="000000" w:themeColor="text1"/>
                                <w:spacing w:val="-10"/>
                                <w:kern w:val="28"/>
                              </w:rPr>
                              <w:t>The decoder</w:t>
                            </w:r>
                            <w:r w:rsidRPr="004F3D05">
                              <w:rPr>
                                <w:rFonts w:eastAsiaTheme="majorEastAsia" w:cstheme="majorBidi"/>
                                <w:color w:val="000000" w:themeColor="text1"/>
                                <w:spacing w:val="-10"/>
                                <w:kern w:val="28"/>
                              </w:rPr>
                              <w:t xml:space="preserve"> receives the </w:t>
                            </w:r>
                            <w:r w:rsidRPr="004F3D05">
                              <w:rPr>
                                <w:rFonts w:eastAsiaTheme="majorEastAsia" w:cstheme="majorBidi"/>
                                <w:color w:val="FFFFFF" w:themeColor="background1"/>
                                <w:spacing w:val="-10"/>
                                <w:kern w:val="28"/>
                                <w:highlight w:val="darkRed"/>
                              </w:rPr>
                              <w:t>address provided by the Manager and in turn provides asserts the select line</w:t>
                            </w:r>
                            <w:r w:rsidR="00AC0D8C" w:rsidRPr="004F3D05">
                              <w:rPr>
                                <w:rFonts w:eastAsiaTheme="majorEastAsia" w:cstheme="majorBidi"/>
                                <w:color w:val="FFFFFF" w:themeColor="background1"/>
                                <w:spacing w:val="-10"/>
                                <w:kern w:val="28"/>
                                <w:highlight w:val="darkRed"/>
                              </w:rPr>
                              <w:t xml:space="preserve"> </w:t>
                            </w:r>
                            <w:proofErr w:type="spellStart"/>
                            <w:r w:rsidR="00AC0D8C" w:rsidRPr="004F3D05">
                              <w:rPr>
                                <w:rFonts w:eastAsiaTheme="majorEastAsia" w:cstheme="majorBidi"/>
                                <w:color w:val="FFFFFF" w:themeColor="background1"/>
                                <w:spacing w:val="-10"/>
                                <w:kern w:val="28"/>
                                <w:highlight w:val="darkRed"/>
                              </w:rPr>
                              <w:t>HSELx</w:t>
                            </w:r>
                            <w:proofErr w:type="spellEnd"/>
                            <w:r w:rsidRPr="004F3D05">
                              <w:rPr>
                                <w:rFonts w:eastAsiaTheme="majorEastAsia" w:cstheme="majorBidi"/>
                                <w:color w:val="FFFFFF" w:themeColor="background1"/>
                                <w:spacing w:val="-10"/>
                                <w:kern w:val="28"/>
                                <w:highlight w:val="darkRed"/>
                              </w:rPr>
                              <w:t xml:space="preserve"> for </w:t>
                            </w:r>
                            <w:r w:rsidR="00AC0D8C" w:rsidRPr="004F3D05">
                              <w:rPr>
                                <w:rFonts w:eastAsiaTheme="majorEastAsia" w:cstheme="majorBidi"/>
                                <w:color w:val="FFFFFF" w:themeColor="background1"/>
                                <w:spacing w:val="-10"/>
                                <w:kern w:val="28"/>
                                <w:highlight w:val="darkRed"/>
                              </w:rPr>
                              <w:t>the subordinate</w:t>
                            </w:r>
                            <w:r w:rsidR="00AC0D8C" w:rsidRPr="004F3D05">
                              <w:rPr>
                                <w:rFonts w:eastAsiaTheme="majorEastAsia" w:cstheme="majorBidi"/>
                                <w:color w:val="FFFFFF" w:themeColor="background1"/>
                                <w:spacing w:val="-10"/>
                                <w:kern w:val="28"/>
                              </w:rPr>
                              <w:t xml:space="preserve"> </w:t>
                            </w:r>
                            <w:r w:rsidRPr="004F3D05">
                              <w:rPr>
                                <w:rFonts w:eastAsiaTheme="majorEastAsia" w:cstheme="majorBidi"/>
                                <w:color w:val="000000" w:themeColor="text1"/>
                                <w:spacing w:val="-10"/>
                                <w:kern w:val="28"/>
                              </w:rPr>
                              <w:t>which the transaction is meant for</w:t>
                            </w:r>
                            <w:r w:rsidR="00AC0D8C" w:rsidRPr="004F3D05">
                              <w:rPr>
                                <w:rFonts w:eastAsiaTheme="majorEastAsia" w:cstheme="majorBidi"/>
                                <w:color w:val="000000" w:themeColor="text1"/>
                                <w:spacing w:val="-10"/>
                                <w:kern w:val="28"/>
                              </w:rPr>
                              <w:t>.</w:t>
                            </w:r>
                          </w:p>
                          <w:p w14:paraId="2608C3A3" w14:textId="50EBF982" w:rsidR="003A332E" w:rsidRPr="004F3D05" w:rsidRDefault="00AC0D8C" w:rsidP="001B41FD">
                            <w:pPr>
                              <w:pStyle w:val="ListParagraph"/>
                              <w:jc w:val="both"/>
                            </w:pPr>
                            <w:r w:rsidRPr="004F3D05">
                              <w:rPr>
                                <w:rFonts w:eastAsiaTheme="majorEastAsia" w:cstheme="majorBidi"/>
                                <w:color w:val="000000" w:themeColor="text1"/>
                                <w:spacing w:val="-10"/>
                                <w:kern w:val="28"/>
                              </w:rPr>
                              <w:t>The decoder</w:t>
                            </w:r>
                            <w:r w:rsidR="003A332E" w:rsidRPr="004F3D05">
                              <w:rPr>
                                <w:rFonts w:eastAsiaTheme="majorEastAsia" w:cstheme="majorBidi"/>
                                <w:color w:val="000000" w:themeColor="text1"/>
                                <w:spacing w:val="-10"/>
                                <w:kern w:val="28"/>
                              </w:rPr>
                              <w:t xml:space="preserve"> also sends the </w:t>
                            </w:r>
                            <w:r w:rsidR="003A332E" w:rsidRPr="004F3D05">
                              <w:rPr>
                                <w:rFonts w:eastAsiaTheme="majorEastAsia" w:cstheme="majorBidi"/>
                                <w:color w:val="FFFFFF" w:themeColor="background1"/>
                                <w:spacing w:val="-10"/>
                                <w:kern w:val="28"/>
                                <w:highlight w:val="darkRed"/>
                              </w:rPr>
                              <w:t>same signal to the multiplexor delayed by the number of stages of the pipelining, or the number of cycles needed for the subordinate to provide a response</w:t>
                            </w:r>
                            <w:r w:rsidRPr="004F3D05">
                              <w:rPr>
                                <w:rFonts w:eastAsiaTheme="majorEastAsia" w:cstheme="majorBidi"/>
                                <w:color w:val="000000" w:themeColor="text1"/>
                                <w:spacing w:val="-10"/>
                                <w:kern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64B04" id="_x0000_s1032" type="#_x0000_t202" style="position:absolute;left:0;text-align:left;margin-left:0;margin-top:585.9pt;width:307pt;height:170pt;z-index:2516582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" filled="f" stroked="f">
                <v:textbox style="mso-fit-shape-to-text:t">
                  <w:txbxContent>
                    <w:p w14:paraId="313D8D9B" w14:textId="77777777" w:rsidR="00AC0D8C" w:rsidRPr="004F3D05" w:rsidRDefault="003A332E" w:rsidP="001B41FD">
                      <w:pPr>
                        <w:pStyle w:val="ListParagraph"/>
                        <w:numPr>
                          <w:ilvl w:val="0"/>
                          <w:numId w:val="19"/>
                        </w:numPr>
                        <w:jc w:val="both"/>
                      </w:pPr>
                      <w:r w:rsidRPr="003A332E">
                        <w:rPr>
                          <w:rFonts w:eastAsiaTheme="majorEastAsia" w:cstheme="majorBidi"/>
                          <w:b/>
                          <w:bCs/>
                          <w:color w:val="000000" w:themeColor="text1"/>
                          <w:spacing w:val="-10"/>
                          <w:kern w:val="28"/>
                          <w:sz w:val="26"/>
                          <w:szCs w:val="26"/>
                        </w:rPr>
                        <w:t>Decoder</w:t>
                      </w:r>
                      <w:r w:rsidRPr="003A332E">
                        <w:rPr>
                          <w:rFonts w:eastAsiaTheme="majorEastAsia" w:cstheme="majorBidi"/>
                          <w:b/>
                          <w:bCs/>
                          <w:color w:val="000000" w:themeColor="text1"/>
                          <w:spacing w:val="-10"/>
                          <w:kern w:val="28"/>
                          <w:sz w:val="26"/>
                          <w:szCs w:val="26"/>
                        </w:rPr>
                        <w:br/>
                      </w:r>
                      <w:r w:rsidR="00AC0D8C" w:rsidRPr="004F3D05">
                        <w:rPr>
                          <w:rFonts w:eastAsiaTheme="majorEastAsia" w:cstheme="majorBidi"/>
                          <w:color w:val="000000" w:themeColor="text1"/>
                          <w:spacing w:val="-10"/>
                          <w:kern w:val="28"/>
                        </w:rPr>
                        <w:t>The decoder</w:t>
                      </w:r>
                      <w:r w:rsidRPr="004F3D05">
                        <w:rPr>
                          <w:rFonts w:eastAsiaTheme="majorEastAsia" w:cstheme="majorBidi"/>
                          <w:color w:val="000000" w:themeColor="text1"/>
                          <w:spacing w:val="-10"/>
                          <w:kern w:val="28"/>
                        </w:rPr>
                        <w:t xml:space="preserve"> receives the </w:t>
                      </w:r>
                      <w:r w:rsidRPr="004F3D05">
                        <w:rPr>
                          <w:rFonts w:eastAsiaTheme="majorEastAsia" w:cstheme="majorBidi"/>
                          <w:color w:val="FFFFFF" w:themeColor="background1"/>
                          <w:spacing w:val="-10"/>
                          <w:kern w:val="28"/>
                          <w:highlight w:val="darkRed"/>
                        </w:rPr>
                        <w:t>address provided by the Manager and in turn provides asserts the select line</w:t>
                      </w:r>
                      <w:r w:rsidR="00AC0D8C" w:rsidRPr="004F3D05">
                        <w:rPr>
                          <w:rFonts w:eastAsiaTheme="majorEastAsia" w:cstheme="majorBidi"/>
                          <w:color w:val="FFFFFF" w:themeColor="background1"/>
                          <w:spacing w:val="-10"/>
                          <w:kern w:val="28"/>
                          <w:highlight w:val="darkRed"/>
                        </w:rPr>
                        <w:t xml:space="preserve"> </w:t>
                      </w:r>
                      <w:proofErr w:type="spellStart"/>
                      <w:r w:rsidR="00AC0D8C" w:rsidRPr="004F3D05">
                        <w:rPr>
                          <w:rFonts w:eastAsiaTheme="majorEastAsia" w:cstheme="majorBidi"/>
                          <w:color w:val="FFFFFF" w:themeColor="background1"/>
                          <w:spacing w:val="-10"/>
                          <w:kern w:val="28"/>
                          <w:highlight w:val="darkRed"/>
                        </w:rPr>
                        <w:t>HSELx</w:t>
                      </w:r>
                      <w:proofErr w:type="spellEnd"/>
                      <w:r w:rsidRPr="004F3D05">
                        <w:rPr>
                          <w:rFonts w:eastAsiaTheme="majorEastAsia" w:cstheme="majorBidi"/>
                          <w:color w:val="FFFFFF" w:themeColor="background1"/>
                          <w:spacing w:val="-10"/>
                          <w:kern w:val="28"/>
                          <w:highlight w:val="darkRed"/>
                        </w:rPr>
                        <w:t xml:space="preserve"> for </w:t>
                      </w:r>
                      <w:r w:rsidR="00AC0D8C" w:rsidRPr="004F3D05">
                        <w:rPr>
                          <w:rFonts w:eastAsiaTheme="majorEastAsia" w:cstheme="majorBidi"/>
                          <w:color w:val="FFFFFF" w:themeColor="background1"/>
                          <w:spacing w:val="-10"/>
                          <w:kern w:val="28"/>
                          <w:highlight w:val="darkRed"/>
                        </w:rPr>
                        <w:t>the subordinate</w:t>
                      </w:r>
                      <w:r w:rsidR="00AC0D8C" w:rsidRPr="004F3D05">
                        <w:rPr>
                          <w:rFonts w:eastAsiaTheme="majorEastAsia" w:cstheme="majorBidi"/>
                          <w:color w:val="FFFFFF" w:themeColor="background1"/>
                          <w:spacing w:val="-10"/>
                          <w:kern w:val="28"/>
                        </w:rPr>
                        <w:t xml:space="preserve"> </w:t>
                      </w:r>
                      <w:r w:rsidRPr="004F3D05">
                        <w:rPr>
                          <w:rFonts w:eastAsiaTheme="majorEastAsia" w:cstheme="majorBidi"/>
                          <w:color w:val="000000" w:themeColor="text1"/>
                          <w:spacing w:val="-10"/>
                          <w:kern w:val="28"/>
                        </w:rPr>
                        <w:t>which the transaction is meant for</w:t>
                      </w:r>
                      <w:r w:rsidR="00AC0D8C" w:rsidRPr="004F3D05">
                        <w:rPr>
                          <w:rFonts w:eastAsiaTheme="majorEastAsia" w:cstheme="majorBidi"/>
                          <w:color w:val="000000" w:themeColor="text1"/>
                          <w:spacing w:val="-10"/>
                          <w:kern w:val="28"/>
                        </w:rPr>
                        <w:t>.</w:t>
                      </w:r>
                    </w:p>
                    <w:p w14:paraId="2608C3A3" w14:textId="50EBF982" w:rsidR="003A332E" w:rsidRPr="004F3D05" w:rsidRDefault="00AC0D8C" w:rsidP="001B41FD">
                      <w:pPr>
                        <w:pStyle w:val="ListParagraph"/>
                        <w:jc w:val="both"/>
                      </w:pPr>
                      <w:r w:rsidRPr="004F3D05">
                        <w:rPr>
                          <w:rFonts w:eastAsiaTheme="majorEastAsia" w:cstheme="majorBidi"/>
                          <w:color w:val="000000" w:themeColor="text1"/>
                          <w:spacing w:val="-10"/>
                          <w:kern w:val="28"/>
                        </w:rPr>
                        <w:t>The decoder</w:t>
                      </w:r>
                      <w:r w:rsidR="003A332E" w:rsidRPr="004F3D05">
                        <w:rPr>
                          <w:rFonts w:eastAsiaTheme="majorEastAsia" w:cstheme="majorBidi"/>
                          <w:color w:val="000000" w:themeColor="text1"/>
                          <w:spacing w:val="-10"/>
                          <w:kern w:val="28"/>
                        </w:rPr>
                        <w:t xml:space="preserve"> also sends the </w:t>
                      </w:r>
                      <w:r w:rsidR="003A332E" w:rsidRPr="004F3D05">
                        <w:rPr>
                          <w:rFonts w:eastAsiaTheme="majorEastAsia" w:cstheme="majorBidi"/>
                          <w:color w:val="FFFFFF" w:themeColor="background1"/>
                          <w:spacing w:val="-10"/>
                          <w:kern w:val="28"/>
                          <w:highlight w:val="darkRed"/>
                        </w:rPr>
                        <w:t>same signal to the multiplexor delayed by the number of stages of the pipelining, or the number of cycles needed for the subordinate to provide a response</w:t>
                      </w:r>
                      <w:r w:rsidRPr="004F3D05">
                        <w:rPr>
                          <w:rFonts w:eastAsiaTheme="majorEastAsia" w:cstheme="majorBidi"/>
                          <w:color w:val="000000" w:themeColor="text1"/>
                          <w:spacing w:val="-10"/>
                          <w:kern w:val="28"/>
                        </w:rPr>
                        <w:t>.</w:t>
                      </w:r>
                    </w:p>
                  </w:txbxContent>
                </v:textbox>
                <w10:wrap type="through" anchorx="margin" anchory="page"/>
              </v:shape>
            </w:pict>
          </mc:Fallback>
        </mc:AlternateContent>
      </w:r>
      <w:r w:rsidR="003A332E" w:rsidRPr="00AC0D8C">
        <w:rPr>
          <w:rFonts w:asciiTheme="majorHAnsi" w:eastAsiaTheme="majorEastAsia" w:hAnsiTheme="majorHAnsi" w:cstheme="majorBidi"/>
          <w:b/>
          <w:bCs/>
          <w:color w:val="000000" w:themeColor="text1"/>
          <w:spacing w:val="-10"/>
          <w:kern w:val="28"/>
          <w:sz w:val="22"/>
          <w:szCs w:val="22"/>
          <w:highlight w:val="lightGray"/>
        </w:rPr>
        <w:t>In</w:t>
      </w:r>
      <w:r w:rsidR="001B41FD">
        <w:rPr>
          <w:rFonts w:asciiTheme="majorHAnsi" w:eastAsiaTheme="majorEastAsia" w:hAnsiTheme="majorHAnsi" w:cstheme="majorBidi"/>
          <w:b/>
          <w:bCs/>
          <w:color w:val="000000" w:themeColor="text1"/>
          <w:spacing w:val="-10"/>
          <w:kern w:val="28"/>
          <w:sz w:val="22"/>
          <w:szCs w:val="22"/>
          <w:highlight w:val="lightGray"/>
        </w:rPr>
        <w:t xml:space="preserve"> </w:t>
      </w:r>
      <w:r w:rsidR="003A332E" w:rsidRPr="00AC0D8C">
        <w:rPr>
          <w:rFonts w:asciiTheme="majorHAnsi" w:eastAsiaTheme="majorEastAsia" w:hAnsiTheme="majorHAnsi" w:cstheme="majorBidi"/>
          <w:b/>
          <w:bCs/>
          <w:color w:val="000000" w:themeColor="text1"/>
          <w:spacing w:val="-10"/>
          <w:kern w:val="28"/>
          <w:sz w:val="22"/>
          <w:szCs w:val="22"/>
          <w:highlight w:val="lightGray"/>
        </w:rPr>
        <w:t xml:space="preserve">case of Single Master-Multiple Subordinates (AHB </w:t>
      </w:r>
      <w:proofErr w:type="gramStart"/>
      <w:r w:rsidR="003A332E" w:rsidRPr="00AC0D8C">
        <w:rPr>
          <w:rFonts w:asciiTheme="majorHAnsi" w:eastAsiaTheme="majorEastAsia" w:hAnsiTheme="majorHAnsi" w:cstheme="majorBidi"/>
          <w:b/>
          <w:bCs/>
          <w:color w:val="000000" w:themeColor="text1"/>
          <w:spacing w:val="-10"/>
          <w:kern w:val="28"/>
          <w:sz w:val="22"/>
          <w:szCs w:val="22"/>
          <w:highlight w:val="lightGray"/>
        </w:rPr>
        <w:t>lite</w:t>
      </w:r>
      <w:proofErr w:type="gramEnd"/>
      <w:r w:rsidR="003A332E" w:rsidRPr="00AC0D8C">
        <w:rPr>
          <w:rFonts w:asciiTheme="majorHAnsi" w:eastAsiaTheme="majorEastAsia" w:hAnsiTheme="majorHAnsi" w:cstheme="majorBidi"/>
          <w:b/>
          <w:bCs/>
          <w:color w:val="000000" w:themeColor="text1"/>
          <w:spacing w:val="-10"/>
          <w:kern w:val="28"/>
          <w:sz w:val="22"/>
          <w:szCs w:val="22"/>
          <w:highlight w:val="lightGray"/>
        </w:rPr>
        <w:t>), a decoder &amp; a multiplexor are used in the interconnect’s stead.</w:t>
      </w:r>
    </w:p>
    <w:p w14:paraId="401C8FCD" w14:textId="7EF69446" w:rsidR="00384F62" w:rsidRDefault="00D16E3E" w:rsidP="00384F62">
      <w:pPr>
        <w:ind w:left="720"/>
        <w:rPr>
          <w:rFonts w:eastAsiaTheme="majorEastAsia" w:cstheme="majorBidi"/>
          <w:b/>
          <w:bCs/>
          <w:color w:val="000000" w:themeColor="text1"/>
          <w:spacing w:val="-10"/>
          <w:kern w:val="28"/>
          <w:sz w:val="26"/>
          <w:szCs w:val="26"/>
        </w:rPr>
      </w:pPr>
      <w:r>
        <w:rPr>
          <w:noProof/>
        </w:rPr>
        <mc:AlternateContent>
          <mc:Choice Requires="wps">
            <w:drawing>
              <wp:anchor distT="0" distB="0" distL="114300" distR="114300" simplePos="0" relativeHeight="251658257" behindDoc="0" locked="0" layoutInCell="1" allowOverlap="1" wp14:anchorId="099B724E" wp14:editId="16E0D6B7">
                <wp:simplePos x="0" y="0"/>
                <wp:positionH relativeFrom="column">
                  <wp:posOffset>4090670</wp:posOffset>
                </wp:positionH>
                <wp:positionV relativeFrom="page">
                  <wp:posOffset>8873490</wp:posOffset>
                </wp:positionV>
                <wp:extent cx="2933700" cy="333375"/>
                <wp:effectExtent l="0" t="0" r="0" b="9525"/>
                <wp:wrapThrough wrapText="bothSides">
                  <wp:wrapPolygon edited="0">
                    <wp:start x="0" y="0"/>
                    <wp:lineTo x="0" y="20983"/>
                    <wp:lineTo x="21460" y="20983"/>
                    <wp:lineTo x="21460" y="0"/>
                    <wp:lineTo x="0" y="0"/>
                  </wp:wrapPolygon>
                </wp:wrapThrough>
                <wp:docPr id="496969917" name="Text Box 1"/>
                <wp:cNvGraphicFramePr/>
                <a:graphic xmlns:a="http://schemas.openxmlformats.org/drawingml/2006/main">
                  <a:graphicData uri="http://schemas.microsoft.com/office/word/2010/wordprocessingShape">
                    <wps:wsp>
                      <wps:cNvSpPr txBox="1"/>
                      <wps:spPr>
                        <a:xfrm>
                          <a:off x="0" y="0"/>
                          <a:ext cx="2933700" cy="333375"/>
                        </a:xfrm>
                        <a:prstGeom prst="rect">
                          <a:avLst/>
                        </a:prstGeom>
                        <a:solidFill>
                          <a:prstClr val="white"/>
                        </a:solidFill>
                        <a:ln>
                          <a:noFill/>
                        </a:ln>
                      </wps:spPr>
                      <wps:txbx>
                        <w:txbxContent>
                          <w:p w14:paraId="076FB941" w14:textId="657A805B" w:rsidR="00D16E3E" w:rsidRPr="00797626"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5</w:t>
                            </w:r>
                            <w:r w:rsidR="0063640D">
                              <w:rPr>
                                <w:noProof/>
                              </w:rPr>
                              <w:fldChar w:fldCharType="end"/>
                            </w:r>
                            <w:r>
                              <w:t xml:space="preserve"> </w:t>
                            </w:r>
                            <w:r>
                              <w:br/>
                              <w:t>AMBA AHB lite decoder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B724E" id="_x0000_s1033" type="#_x0000_t202" style="position:absolute;left:0;text-align:left;margin-left:322.1pt;margin-top:698.7pt;width:231pt;height:26.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" stroked="f">
                <v:textbox inset="0,0,0,0">
                  <w:txbxContent>
                    <w:p w14:paraId="076FB941" w14:textId="657A805B" w:rsidR="00D16E3E" w:rsidRPr="00797626" w:rsidRDefault="00D16E3E" w:rsidP="00D16E3E">
                      <w:pPr>
                        <w:pStyle w:val="Caption"/>
                        <w:jc w:val="center"/>
                        <w:rPr>
                          <w:noProof/>
                        </w:rPr>
                      </w:pPr>
                      <w:r>
                        <w:t xml:space="preserve">Figure </w:t>
                      </w:r>
                      <w:r w:rsidR="0063640D">
                        <w:fldChar w:fldCharType="begin"/>
                      </w:r>
                      <w:r w:rsidR="0063640D">
                        <w:instrText xml:space="preserve"> SEQ Figure \* ARABIC </w:instrText>
                      </w:r>
                      <w:r w:rsidR="0063640D">
                        <w:fldChar w:fldCharType="separate"/>
                      </w:r>
                      <w:r w:rsidR="00572E84">
                        <w:rPr>
                          <w:noProof/>
                        </w:rPr>
                        <w:t>5</w:t>
                      </w:r>
                      <w:r w:rsidR="0063640D">
                        <w:rPr>
                          <w:noProof/>
                        </w:rPr>
                        <w:fldChar w:fldCharType="end"/>
                      </w:r>
                      <w:r>
                        <w:t xml:space="preserve"> </w:t>
                      </w:r>
                      <w:r>
                        <w:br/>
                        <w:t>AMBA AHB lite decoder</w:t>
                      </w:r>
                    </w:p>
                  </w:txbxContent>
                </v:textbox>
                <w10:wrap type="through" anchory="page"/>
              </v:shape>
            </w:pict>
          </mc:Fallback>
        </mc:AlternateContent>
      </w:r>
      <w:r w:rsidR="008F24FA">
        <w:rPr>
          <w:noProof/>
        </w:rPr>
        <w:drawing>
          <wp:anchor distT="0" distB="0" distL="114300" distR="114300" simplePos="0" relativeHeight="251658245" behindDoc="0" locked="0" layoutInCell="1" allowOverlap="1" wp14:anchorId="69ABBC1B" wp14:editId="1E226143">
            <wp:simplePos x="0" y="0"/>
            <wp:positionH relativeFrom="margin">
              <wp:posOffset>3898265</wp:posOffset>
            </wp:positionH>
            <wp:positionV relativeFrom="page">
              <wp:posOffset>7843216</wp:posOffset>
            </wp:positionV>
            <wp:extent cx="3134995" cy="1097280"/>
            <wp:effectExtent l="0" t="0" r="8255" b="7620"/>
            <wp:wrapThrough wrapText="bothSides">
              <wp:wrapPolygon edited="0">
                <wp:start x="0" y="0"/>
                <wp:lineTo x="0" y="21375"/>
                <wp:lineTo x="21526" y="21375"/>
                <wp:lineTo x="21526" y="0"/>
                <wp:lineTo x="0" y="0"/>
              </wp:wrapPolygon>
            </wp:wrapThrough>
            <wp:docPr id="847574662"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4662" name="Picture 1" descr="A diagram of a decod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34995" cy="1097280"/>
                    </a:xfrm>
                    <a:prstGeom prst="rect">
                      <a:avLst/>
                    </a:prstGeom>
                  </pic:spPr>
                </pic:pic>
              </a:graphicData>
            </a:graphic>
            <wp14:sizeRelH relativeFrom="margin">
              <wp14:pctWidth>0</wp14:pctWidth>
            </wp14:sizeRelH>
            <wp14:sizeRelV relativeFrom="margin">
              <wp14:pctHeight>0</wp14:pctHeight>
            </wp14:sizeRelV>
          </wp:anchor>
        </w:drawing>
      </w:r>
      <w:r w:rsidR="003A332E">
        <w:rPr>
          <w:rFonts w:eastAsiaTheme="majorEastAsia" w:cstheme="majorBidi"/>
          <w:b/>
          <w:bCs/>
          <w:color w:val="000000" w:themeColor="text1"/>
          <w:spacing w:val="-10"/>
          <w:kern w:val="28"/>
          <w:sz w:val="26"/>
          <w:szCs w:val="26"/>
        </w:rPr>
        <w:br/>
      </w:r>
      <w:r w:rsidR="00384F62">
        <w:rPr>
          <w:rFonts w:eastAsiaTheme="majorEastAsia" w:cstheme="majorBidi"/>
          <w:b/>
          <w:bCs/>
          <w:color w:val="000000" w:themeColor="text1"/>
          <w:spacing w:val="-10"/>
          <w:kern w:val="28"/>
          <w:sz w:val="26"/>
          <w:szCs w:val="26"/>
        </w:rPr>
        <w:br/>
      </w:r>
      <w:r w:rsidR="004F3D05" w:rsidRPr="003A332E">
        <w:rPr>
          <w:rFonts w:eastAsiaTheme="majorEastAsia" w:cstheme="majorBidi"/>
          <w:b/>
          <w:bCs/>
          <w:noProof/>
          <w:color w:val="000000" w:themeColor="text1"/>
          <w:spacing w:val="-10"/>
          <w:kern w:val="28"/>
        </w:rPr>
        <w:lastRenderedPageBreak/>
        <mc:AlternateContent>
          <mc:Choice Requires="wps">
            <w:drawing>
              <wp:anchor distT="45720" distB="45720" distL="114300" distR="114300" simplePos="0" relativeHeight="251658251" behindDoc="0" locked="0" layoutInCell="1" allowOverlap="1" wp14:anchorId="7C9BAC4C" wp14:editId="26FD73BA">
                <wp:simplePos x="0" y="0"/>
                <wp:positionH relativeFrom="margin">
                  <wp:align>left</wp:align>
                </wp:positionH>
                <wp:positionV relativeFrom="page">
                  <wp:posOffset>5295265</wp:posOffset>
                </wp:positionV>
                <wp:extent cx="7012940" cy="2066925"/>
                <wp:effectExtent l="0" t="0" r="0" b="0"/>
                <wp:wrapThrough wrapText="bothSides">
                  <wp:wrapPolygon edited="0">
                    <wp:start x="176" y="0"/>
                    <wp:lineTo x="176" y="21301"/>
                    <wp:lineTo x="21416" y="21301"/>
                    <wp:lineTo x="21416" y="0"/>
                    <wp:lineTo x="176" y="0"/>
                  </wp:wrapPolygon>
                </wp:wrapThrough>
                <wp:docPr id="656590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2940" cy="2067339"/>
                        </a:xfrm>
                        <a:prstGeom prst="rect">
                          <a:avLst/>
                        </a:prstGeom>
                        <a:noFill/>
                        <a:ln w="9525">
                          <a:noFill/>
                          <a:miter lim="800000"/>
                          <a:headEnd/>
                          <a:tailEnd/>
                        </a:ln>
                      </wps:spPr>
                      <wps:txbx>
                        <w:txbxContent>
                          <w:p w14:paraId="2644DD97" w14:textId="65EE7C80" w:rsidR="00D16E3E" w:rsidRPr="006008C0" w:rsidRDefault="004F3D05" w:rsidP="004F3D05">
                            <w:pPr>
                              <w:jc w:val="both"/>
                            </w:pPr>
                            <w:r>
                              <w:rPr>
                                <w:rFonts w:eastAsiaTheme="majorEastAsia" w:cstheme="majorBidi"/>
                                <w:color w:val="000000" w:themeColor="text1"/>
                                <w:spacing w:val="-10"/>
                                <w:kern w:val="28"/>
                              </w:rPr>
                              <w:t>T</w:t>
                            </w:r>
                            <w:r w:rsidR="00D16E3E" w:rsidRPr="00D16E3E">
                              <w:rPr>
                                <w:rFonts w:eastAsiaTheme="majorEastAsia" w:cstheme="majorBidi"/>
                                <w:color w:val="000000" w:themeColor="text1"/>
                                <w:spacing w:val="-10"/>
                                <w:kern w:val="28"/>
                              </w:rPr>
                              <w:t xml:space="preserve">he Manager side of the interconnect </w:t>
                            </w:r>
                            <w:r w:rsidR="00D16E3E" w:rsidRPr="004F3D05">
                              <w:rPr>
                                <w:rFonts w:eastAsiaTheme="majorEastAsia" w:cstheme="majorBidi"/>
                                <w:color w:val="000000" w:themeColor="text1"/>
                                <w:spacing w:val="-10"/>
                                <w:kern w:val="28"/>
                                <w:highlight w:val="lightGray"/>
                              </w:rPr>
                              <w:t>uses HTRANS to indicate valid transfers and has a single HREADY signal</w:t>
                            </w:r>
                            <w:r w:rsidR="00D16E3E" w:rsidRPr="00D16E3E">
                              <w:rPr>
                                <w:rFonts w:eastAsiaTheme="majorEastAsia" w:cstheme="majorBidi"/>
                                <w:color w:val="000000" w:themeColor="text1"/>
                                <w:spacing w:val="-10"/>
                                <w:kern w:val="28"/>
                              </w:rPr>
                              <w:t xml:space="preserve">. HREADY is used to stall a transfer when the Subordinate has inserted wait states or when the Manager is waiting for arbitration from within the interconnect. </w:t>
                            </w:r>
                            <w:r w:rsidR="00D16E3E" w:rsidRPr="004F3D05">
                              <w:rPr>
                                <w:rFonts w:eastAsiaTheme="majorEastAsia" w:cstheme="majorBidi"/>
                                <w:color w:val="000000" w:themeColor="text1"/>
                                <w:spacing w:val="-10"/>
                                <w:kern w:val="28"/>
                                <w:highlight w:val="lightGray"/>
                              </w:rPr>
                              <w:t>The Subordinate side of the interconnect also includes an HSEL output and two HREADY signals. HREADYOUT from the Subordinate is passed to the Managers to insert wait states</w:t>
                            </w:r>
                            <w:r w:rsidR="00D16E3E" w:rsidRPr="00D16E3E">
                              <w:rPr>
                                <w:rFonts w:eastAsiaTheme="majorEastAsia" w:cstheme="majorBidi"/>
                                <w:color w:val="000000" w:themeColor="text1"/>
                                <w:spacing w:val="-10"/>
                                <w:kern w:val="28"/>
                              </w:rPr>
                              <w:t xml:space="preserve">. </w:t>
                            </w:r>
                            <w:r w:rsidR="00D16E3E" w:rsidRPr="004F3D05">
                              <w:rPr>
                                <w:rFonts w:eastAsiaTheme="majorEastAsia" w:cstheme="majorBidi"/>
                                <w:color w:val="000000" w:themeColor="text1"/>
                                <w:spacing w:val="-10"/>
                                <w:kern w:val="28"/>
                                <w:highlight w:val="lightGray"/>
                              </w:rPr>
                              <w:t>The HREADY output from the interconnect can be used to stall a Subordinate if the data phase of the previous</w:t>
                            </w:r>
                            <w:r w:rsidR="00D16E3E" w:rsidRPr="004F3D05">
                              <w:rPr>
                                <w:rFonts w:eastAsiaTheme="majorEastAsia" w:cstheme="majorBidi"/>
                                <w:b/>
                                <w:bCs/>
                                <w:color w:val="000000" w:themeColor="text1"/>
                                <w:spacing w:val="-10"/>
                                <w:kern w:val="28"/>
                                <w:sz w:val="26"/>
                                <w:szCs w:val="26"/>
                                <w:highlight w:val="lightGray"/>
                              </w:rPr>
                              <w:t xml:space="preserve"> </w:t>
                            </w:r>
                            <w:r w:rsidR="00D16E3E" w:rsidRPr="004F3D05">
                              <w:rPr>
                                <w:rFonts w:eastAsiaTheme="majorEastAsia" w:cstheme="majorBidi"/>
                                <w:color w:val="000000" w:themeColor="text1"/>
                                <w:spacing w:val="-10"/>
                                <w:kern w:val="28"/>
                                <w:highlight w:val="lightGray"/>
                              </w:rPr>
                              <w:t>transfer is stalled</w:t>
                            </w:r>
                            <w:r w:rsidR="00D16E3E" w:rsidRPr="00D16E3E">
                              <w:rPr>
                                <w:rFonts w:eastAsiaTheme="majorEastAsia" w:cstheme="majorBidi"/>
                                <w:color w:val="000000" w:themeColor="text1"/>
                                <w:spacing w:val="-10"/>
                                <w:kern w:val="28"/>
                              </w:rPr>
                              <w:t>.</w:t>
                            </w:r>
                            <w:r>
                              <w:rPr>
                                <w:rFonts w:eastAsiaTheme="majorEastAsia" w:cstheme="majorBidi"/>
                                <w:color w:val="000000" w:themeColor="text1"/>
                                <w:spacing w:val="-10"/>
                                <w:kern w:val="28"/>
                              </w:rPr>
                              <w:br/>
                            </w:r>
                            <w:r>
                              <w:rPr>
                                <w:rFonts w:eastAsiaTheme="majorEastAsia" w:cstheme="majorBidi"/>
                                <w:color w:val="000000" w:themeColor="text1"/>
                                <w:spacing w:val="-10"/>
                                <w:kern w:val="28"/>
                              </w:rPr>
                              <w:br/>
                            </w:r>
                            <w:r w:rsidR="00D16E3E" w:rsidRPr="004F3D05">
                              <w:rPr>
                                <w:rFonts w:eastAsiaTheme="majorEastAsia" w:cstheme="majorBidi"/>
                                <w:color w:val="FFFFFF" w:themeColor="background1"/>
                                <w:spacing w:val="-10"/>
                                <w:kern w:val="28"/>
                                <w:highlight w:val="darkRed"/>
                              </w:rPr>
                              <w:t>An alternative implementation would be for HSEL to be tied HIGH on the Subordinates and the interconnect to override HTRANS to IDLE for unselected Subordinates</w:t>
                            </w:r>
                            <w:r w:rsidR="00D16E3E" w:rsidRPr="00D16E3E">
                              <w:rPr>
                                <w:rFonts w:eastAsiaTheme="majorEastAsia" w:cstheme="majorBidi"/>
                                <w:color w:val="000000" w:themeColor="text1"/>
                                <w:spacing w:val="-10"/>
                                <w:kern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BAC4C" id="_x0000_s1034" type="#_x0000_t202" style="position:absolute;left:0;text-align:left;margin-left:0;margin-top:416.95pt;width:552.2pt;height:162.7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" filled="f" stroked="f">
                <v:textbox>
                  <w:txbxContent>
                    <w:p w14:paraId="2644DD97" w14:textId="65EE7C80" w:rsidR="00D16E3E" w:rsidRPr="006008C0" w:rsidRDefault="004F3D05" w:rsidP="004F3D05">
                      <w:pPr>
                        <w:jc w:val="both"/>
                      </w:pPr>
                      <w:r>
                        <w:rPr>
                          <w:rFonts w:eastAsiaTheme="majorEastAsia" w:cstheme="majorBidi"/>
                          <w:color w:val="000000" w:themeColor="text1"/>
                          <w:spacing w:val="-10"/>
                          <w:kern w:val="28"/>
                        </w:rPr>
                        <w:t>T</w:t>
                      </w:r>
                      <w:r w:rsidR="00D16E3E" w:rsidRPr="00D16E3E">
                        <w:rPr>
                          <w:rFonts w:eastAsiaTheme="majorEastAsia" w:cstheme="majorBidi"/>
                          <w:color w:val="000000" w:themeColor="text1"/>
                          <w:spacing w:val="-10"/>
                          <w:kern w:val="28"/>
                        </w:rPr>
                        <w:t xml:space="preserve">he Manager side of the interconnect </w:t>
                      </w:r>
                      <w:r w:rsidR="00D16E3E" w:rsidRPr="004F3D05">
                        <w:rPr>
                          <w:rFonts w:eastAsiaTheme="majorEastAsia" w:cstheme="majorBidi"/>
                          <w:color w:val="000000" w:themeColor="text1"/>
                          <w:spacing w:val="-10"/>
                          <w:kern w:val="28"/>
                          <w:highlight w:val="lightGray"/>
                        </w:rPr>
                        <w:t>uses HTRANS to indicate valid transfers and has a single HREADY signal</w:t>
                      </w:r>
                      <w:r w:rsidR="00D16E3E" w:rsidRPr="00D16E3E">
                        <w:rPr>
                          <w:rFonts w:eastAsiaTheme="majorEastAsia" w:cstheme="majorBidi"/>
                          <w:color w:val="000000" w:themeColor="text1"/>
                          <w:spacing w:val="-10"/>
                          <w:kern w:val="28"/>
                        </w:rPr>
                        <w:t xml:space="preserve">. HREADY is used to stall a transfer when the Subordinate has inserted wait states or when the Manager is waiting for arbitration from within the interconnect. </w:t>
                      </w:r>
                      <w:r w:rsidR="00D16E3E" w:rsidRPr="004F3D05">
                        <w:rPr>
                          <w:rFonts w:eastAsiaTheme="majorEastAsia" w:cstheme="majorBidi"/>
                          <w:color w:val="000000" w:themeColor="text1"/>
                          <w:spacing w:val="-10"/>
                          <w:kern w:val="28"/>
                          <w:highlight w:val="lightGray"/>
                        </w:rPr>
                        <w:t>The Subordinate side of the interconnect also includes an HSEL output and two HREADY signals. HREADYOUT from the Subordinate is passed to the Managers to insert wait states</w:t>
                      </w:r>
                      <w:r w:rsidR="00D16E3E" w:rsidRPr="00D16E3E">
                        <w:rPr>
                          <w:rFonts w:eastAsiaTheme="majorEastAsia" w:cstheme="majorBidi"/>
                          <w:color w:val="000000" w:themeColor="text1"/>
                          <w:spacing w:val="-10"/>
                          <w:kern w:val="28"/>
                        </w:rPr>
                        <w:t xml:space="preserve">. </w:t>
                      </w:r>
                      <w:r w:rsidR="00D16E3E" w:rsidRPr="004F3D05">
                        <w:rPr>
                          <w:rFonts w:eastAsiaTheme="majorEastAsia" w:cstheme="majorBidi"/>
                          <w:color w:val="000000" w:themeColor="text1"/>
                          <w:spacing w:val="-10"/>
                          <w:kern w:val="28"/>
                          <w:highlight w:val="lightGray"/>
                        </w:rPr>
                        <w:t>The HREADY output from the interconnect can be used to stall a Subordinate if the data phase of the previous</w:t>
                      </w:r>
                      <w:r w:rsidR="00D16E3E" w:rsidRPr="004F3D05">
                        <w:rPr>
                          <w:rFonts w:eastAsiaTheme="majorEastAsia" w:cstheme="majorBidi"/>
                          <w:b/>
                          <w:bCs/>
                          <w:color w:val="000000" w:themeColor="text1"/>
                          <w:spacing w:val="-10"/>
                          <w:kern w:val="28"/>
                          <w:sz w:val="26"/>
                          <w:szCs w:val="26"/>
                          <w:highlight w:val="lightGray"/>
                        </w:rPr>
                        <w:t xml:space="preserve"> </w:t>
                      </w:r>
                      <w:r w:rsidR="00D16E3E" w:rsidRPr="004F3D05">
                        <w:rPr>
                          <w:rFonts w:eastAsiaTheme="majorEastAsia" w:cstheme="majorBidi"/>
                          <w:color w:val="000000" w:themeColor="text1"/>
                          <w:spacing w:val="-10"/>
                          <w:kern w:val="28"/>
                          <w:highlight w:val="lightGray"/>
                        </w:rPr>
                        <w:t>transfer is stalled</w:t>
                      </w:r>
                      <w:r w:rsidR="00D16E3E" w:rsidRPr="00D16E3E">
                        <w:rPr>
                          <w:rFonts w:eastAsiaTheme="majorEastAsia" w:cstheme="majorBidi"/>
                          <w:color w:val="000000" w:themeColor="text1"/>
                          <w:spacing w:val="-10"/>
                          <w:kern w:val="28"/>
                        </w:rPr>
                        <w:t>.</w:t>
                      </w:r>
                      <w:r>
                        <w:rPr>
                          <w:rFonts w:eastAsiaTheme="majorEastAsia" w:cstheme="majorBidi"/>
                          <w:color w:val="000000" w:themeColor="text1"/>
                          <w:spacing w:val="-10"/>
                          <w:kern w:val="28"/>
                        </w:rPr>
                        <w:br/>
                      </w:r>
                      <w:r>
                        <w:rPr>
                          <w:rFonts w:eastAsiaTheme="majorEastAsia" w:cstheme="majorBidi"/>
                          <w:color w:val="000000" w:themeColor="text1"/>
                          <w:spacing w:val="-10"/>
                          <w:kern w:val="28"/>
                        </w:rPr>
                        <w:br/>
                      </w:r>
                      <w:r w:rsidR="00D16E3E" w:rsidRPr="004F3D05">
                        <w:rPr>
                          <w:rFonts w:eastAsiaTheme="majorEastAsia" w:cstheme="majorBidi"/>
                          <w:color w:val="FFFFFF" w:themeColor="background1"/>
                          <w:spacing w:val="-10"/>
                          <w:kern w:val="28"/>
                          <w:highlight w:val="darkRed"/>
                        </w:rPr>
                        <w:t>An alternative implementation would be for HSEL to be tied HIGH on the Subordinates and the interconnect to override HTRANS to IDLE for unselected Subordinates</w:t>
                      </w:r>
                      <w:r w:rsidR="00D16E3E" w:rsidRPr="00D16E3E">
                        <w:rPr>
                          <w:rFonts w:eastAsiaTheme="majorEastAsia" w:cstheme="majorBidi"/>
                          <w:color w:val="000000" w:themeColor="text1"/>
                          <w:spacing w:val="-10"/>
                          <w:kern w:val="28"/>
                        </w:rPr>
                        <w:t>.</w:t>
                      </w:r>
                    </w:p>
                  </w:txbxContent>
                </v:textbox>
                <w10:wrap type="through" anchorx="margin" anchory="page"/>
              </v:shape>
            </w:pict>
          </mc:Fallback>
        </mc:AlternateContent>
      </w:r>
      <w:r w:rsidR="004F3D05">
        <w:rPr>
          <w:noProof/>
        </w:rPr>
        <mc:AlternateContent>
          <mc:Choice Requires="wps">
            <w:drawing>
              <wp:anchor distT="0" distB="0" distL="114300" distR="114300" simplePos="0" relativeHeight="251658259" behindDoc="0" locked="0" layoutInCell="1" allowOverlap="1" wp14:anchorId="1FF7C582" wp14:editId="1717D65C">
                <wp:simplePos x="0" y="0"/>
                <wp:positionH relativeFrom="column">
                  <wp:posOffset>3049270</wp:posOffset>
                </wp:positionH>
                <wp:positionV relativeFrom="paragraph">
                  <wp:posOffset>4059914</wp:posOffset>
                </wp:positionV>
                <wp:extent cx="3876675" cy="301625"/>
                <wp:effectExtent l="0" t="0" r="9525" b="3175"/>
                <wp:wrapThrough wrapText="bothSides">
                  <wp:wrapPolygon edited="0">
                    <wp:start x="0" y="0"/>
                    <wp:lineTo x="0" y="20463"/>
                    <wp:lineTo x="21547" y="20463"/>
                    <wp:lineTo x="21547" y="0"/>
                    <wp:lineTo x="0" y="0"/>
                  </wp:wrapPolygon>
                </wp:wrapThrough>
                <wp:docPr id="136618897" name="Text Box 1"/>
                <wp:cNvGraphicFramePr/>
                <a:graphic xmlns:a="http://schemas.openxmlformats.org/drawingml/2006/main">
                  <a:graphicData uri="http://schemas.microsoft.com/office/word/2010/wordprocessingShape">
                    <wps:wsp>
                      <wps:cNvSpPr txBox="1"/>
                      <wps:spPr>
                        <a:xfrm>
                          <a:off x="0" y="0"/>
                          <a:ext cx="3876675" cy="301625"/>
                        </a:xfrm>
                        <a:prstGeom prst="rect">
                          <a:avLst/>
                        </a:prstGeom>
                        <a:solidFill>
                          <a:prstClr val="white"/>
                        </a:solidFill>
                        <a:ln>
                          <a:noFill/>
                        </a:ln>
                      </wps:spPr>
                      <wps:txbx>
                        <w:txbxContent>
                          <w:p w14:paraId="7FFA8AFB" w14:textId="26173017" w:rsidR="001B0A96" w:rsidRPr="0010715E" w:rsidRDefault="001B0A96" w:rsidP="001B0A96">
                            <w:pPr>
                              <w:pStyle w:val="Caption"/>
                              <w:jc w:val="center"/>
                              <w:rPr>
                                <w:noProof/>
                              </w:rPr>
                            </w:pPr>
                            <w:r>
                              <w:t xml:space="preserve">Figure 7 </w:t>
                            </w:r>
                            <w:r>
                              <w:br/>
                              <w:t>AMBA AHB Interconnect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7C582" id="_x0000_s1035" type="#_x0000_t202" style="position:absolute;left:0;text-align:left;margin-left:240.1pt;margin-top:319.7pt;width:305.25pt;height:23.75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NvHQIAAEIEAAAOAAAAZHJzL2Uyb0RvYy54bWysU8Fu2zAMvQ/YPwi6L05SNG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" stroked="f">
                <v:textbox inset="0,0,0,0">
                  <w:txbxContent>
                    <w:p w14:paraId="7FFA8AFB" w14:textId="26173017" w:rsidR="001B0A96" w:rsidRPr="0010715E" w:rsidRDefault="001B0A96" w:rsidP="001B0A96">
                      <w:pPr>
                        <w:pStyle w:val="Caption"/>
                        <w:jc w:val="center"/>
                        <w:rPr>
                          <w:noProof/>
                        </w:rPr>
                      </w:pPr>
                      <w:r>
                        <w:t xml:space="preserve">Figure 7 </w:t>
                      </w:r>
                      <w:r>
                        <w:br/>
                        <w:t>AMBA AHB Interconnect</w:t>
                      </w:r>
                    </w:p>
                  </w:txbxContent>
                </v:textbox>
                <w10:wrap type="through"/>
              </v:shape>
            </w:pict>
          </mc:Fallback>
        </mc:AlternateContent>
      </w:r>
      <w:r w:rsidR="004F3D05">
        <w:rPr>
          <w:noProof/>
        </w:rPr>
        <w:drawing>
          <wp:anchor distT="0" distB="0" distL="114300" distR="114300" simplePos="0" relativeHeight="251658249" behindDoc="0" locked="0" layoutInCell="1" allowOverlap="1" wp14:anchorId="6971B4C3" wp14:editId="5C241417">
            <wp:simplePos x="0" y="0"/>
            <wp:positionH relativeFrom="margin">
              <wp:posOffset>3048635</wp:posOffset>
            </wp:positionH>
            <wp:positionV relativeFrom="page">
              <wp:posOffset>3360751</wp:posOffset>
            </wp:positionV>
            <wp:extent cx="3876675" cy="1647825"/>
            <wp:effectExtent l="0" t="0" r="9525" b="9525"/>
            <wp:wrapThrough wrapText="bothSides">
              <wp:wrapPolygon edited="0">
                <wp:start x="0" y="0"/>
                <wp:lineTo x="0" y="21475"/>
                <wp:lineTo x="21547" y="21475"/>
                <wp:lineTo x="21547" y="0"/>
                <wp:lineTo x="0" y="0"/>
              </wp:wrapPolygon>
            </wp:wrapThrough>
            <wp:docPr id="16743145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14568" name="Picture 1" descr="A diagram of a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76675" cy="1647825"/>
                    </a:xfrm>
                    <a:prstGeom prst="rect">
                      <a:avLst/>
                    </a:prstGeom>
                  </pic:spPr>
                </pic:pic>
              </a:graphicData>
            </a:graphic>
          </wp:anchor>
        </w:drawing>
      </w:r>
      <w:r w:rsidR="004F3D05" w:rsidRPr="003A332E">
        <w:rPr>
          <w:rFonts w:eastAsiaTheme="majorEastAsia" w:cstheme="majorBidi"/>
          <w:b/>
          <w:bCs/>
          <w:noProof/>
          <w:color w:val="000000" w:themeColor="text1"/>
          <w:spacing w:val="-10"/>
          <w:kern w:val="28"/>
        </w:rPr>
        <mc:AlternateContent>
          <mc:Choice Requires="wps">
            <w:drawing>
              <wp:anchor distT="45720" distB="45720" distL="114300" distR="114300" simplePos="0" relativeHeight="251658250" behindDoc="0" locked="0" layoutInCell="1" allowOverlap="1" wp14:anchorId="6FB672FA" wp14:editId="54A33C2A">
                <wp:simplePos x="0" y="0"/>
                <wp:positionH relativeFrom="margin">
                  <wp:posOffset>-370205</wp:posOffset>
                </wp:positionH>
                <wp:positionV relativeFrom="page">
                  <wp:posOffset>3601389</wp:posOffset>
                </wp:positionV>
                <wp:extent cx="3498215" cy="1478915"/>
                <wp:effectExtent l="0" t="0" r="0" b="0"/>
                <wp:wrapThrough wrapText="bothSides">
                  <wp:wrapPolygon edited="0">
                    <wp:start x="353" y="0"/>
                    <wp:lineTo x="353" y="21146"/>
                    <wp:lineTo x="21173" y="21146"/>
                    <wp:lineTo x="21173" y="0"/>
                    <wp:lineTo x="353" y="0"/>
                  </wp:wrapPolygon>
                </wp:wrapThrough>
                <wp:docPr id="540766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15" cy="1478915"/>
                        </a:xfrm>
                        <a:prstGeom prst="rect">
                          <a:avLst/>
                        </a:prstGeom>
                        <a:noFill/>
                        <a:ln w="9525">
                          <a:noFill/>
                          <a:miter lim="800000"/>
                          <a:headEnd/>
                          <a:tailEnd/>
                        </a:ln>
                      </wps:spPr>
                      <wps:txbx>
                        <w:txbxContent>
                          <w:p w14:paraId="18EC6CC5" w14:textId="7DBAEFE4" w:rsidR="001B41FD" w:rsidRPr="006008C0" w:rsidRDefault="001B41FD" w:rsidP="004F3D05">
                            <w:pPr>
                              <w:pStyle w:val="ListParagraph"/>
                              <w:numPr>
                                <w:ilvl w:val="0"/>
                                <w:numId w:val="19"/>
                              </w:numPr>
                              <w:jc w:val="both"/>
                            </w:pPr>
                            <w:r>
                              <w:rPr>
                                <w:rFonts w:eastAsiaTheme="majorEastAsia" w:cstheme="majorBidi"/>
                                <w:b/>
                                <w:bCs/>
                                <w:color w:val="000000" w:themeColor="text1"/>
                                <w:spacing w:val="-10"/>
                                <w:kern w:val="28"/>
                                <w:sz w:val="26"/>
                                <w:szCs w:val="26"/>
                              </w:rPr>
                              <w:t>Interconnect with AHB interfaces</w:t>
                            </w:r>
                            <w:r w:rsidRPr="003A332E">
                              <w:rPr>
                                <w:rFonts w:eastAsiaTheme="majorEastAsia" w:cstheme="majorBidi"/>
                                <w:b/>
                                <w:bCs/>
                                <w:color w:val="000000" w:themeColor="text1"/>
                                <w:spacing w:val="-10"/>
                                <w:kern w:val="28"/>
                                <w:sz w:val="26"/>
                                <w:szCs w:val="26"/>
                              </w:rPr>
                              <w:br/>
                            </w:r>
                            <w:r w:rsidR="006008C0" w:rsidRPr="006008C0">
                              <w:rPr>
                                <w:rFonts w:eastAsiaTheme="majorEastAsia" w:cstheme="majorBidi"/>
                                <w:color w:val="000000" w:themeColor="text1"/>
                                <w:spacing w:val="-10"/>
                                <w:kern w:val="28"/>
                              </w:rPr>
                              <w:t>Generic interconnect products can offer AHB as an interface option, among others such as AMBA AXI or AMBA APB. Figure 4-3 shows how a generic interconnect might implement HTRANS, HREADY, and HSEL.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672FA" id="_x0000_s1036" type="#_x0000_t202" style="position:absolute;left:0;text-align:left;margin-left:-29.15pt;margin-top:283.55pt;width:275.45pt;height:116.45pt;z-index:2516582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tks/AEAANY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" filled="f" stroked="f">
                <v:textbox>
                  <w:txbxContent>
                    <w:p w14:paraId="18EC6CC5" w14:textId="7DBAEFE4" w:rsidR="001B41FD" w:rsidRPr="006008C0" w:rsidRDefault="001B41FD" w:rsidP="004F3D05">
                      <w:pPr>
                        <w:pStyle w:val="ListParagraph"/>
                        <w:numPr>
                          <w:ilvl w:val="0"/>
                          <w:numId w:val="19"/>
                        </w:numPr>
                        <w:jc w:val="both"/>
                      </w:pPr>
                      <w:r>
                        <w:rPr>
                          <w:rFonts w:eastAsiaTheme="majorEastAsia" w:cstheme="majorBidi"/>
                          <w:b/>
                          <w:bCs/>
                          <w:color w:val="000000" w:themeColor="text1"/>
                          <w:spacing w:val="-10"/>
                          <w:kern w:val="28"/>
                          <w:sz w:val="26"/>
                          <w:szCs w:val="26"/>
                        </w:rPr>
                        <w:t>Interconnect with AHB interfaces</w:t>
                      </w:r>
                      <w:r w:rsidRPr="003A332E">
                        <w:rPr>
                          <w:rFonts w:eastAsiaTheme="majorEastAsia" w:cstheme="majorBidi"/>
                          <w:b/>
                          <w:bCs/>
                          <w:color w:val="000000" w:themeColor="text1"/>
                          <w:spacing w:val="-10"/>
                          <w:kern w:val="28"/>
                          <w:sz w:val="26"/>
                          <w:szCs w:val="26"/>
                        </w:rPr>
                        <w:br/>
                      </w:r>
                      <w:r w:rsidR="006008C0" w:rsidRPr="006008C0">
                        <w:rPr>
                          <w:rFonts w:eastAsiaTheme="majorEastAsia" w:cstheme="majorBidi"/>
                          <w:color w:val="000000" w:themeColor="text1"/>
                          <w:spacing w:val="-10"/>
                          <w:kern w:val="28"/>
                        </w:rPr>
                        <w:t>Generic interconnect products can offer AHB as an interface option, among others such as AMBA AXI or AMBA APB. Figure 4-3 shows how a generic interconnect might implement HTRANS, HREADY, and HSEL.</w:t>
                      </w:r>
                    </w:p>
                  </w:txbxContent>
                </v:textbox>
                <w10:wrap type="through" anchorx="margin" anchory="page"/>
              </v:shape>
            </w:pict>
          </mc:Fallback>
        </mc:AlternateContent>
      </w:r>
      <w:r w:rsidR="001B0A96">
        <w:rPr>
          <w:noProof/>
        </w:rPr>
        <mc:AlternateContent>
          <mc:Choice Requires="wps">
            <w:drawing>
              <wp:anchor distT="0" distB="0" distL="114300" distR="114300" simplePos="0" relativeHeight="251658258" behindDoc="0" locked="0" layoutInCell="1" allowOverlap="1" wp14:anchorId="6E780269" wp14:editId="23722E1F">
                <wp:simplePos x="0" y="0"/>
                <wp:positionH relativeFrom="column">
                  <wp:posOffset>289560</wp:posOffset>
                </wp:positionH>
                <wp:positionV relativeFrom="paragraph">
                  <wp:posOffset>2230424</wp:posOffset>
                </wp:positionV>
                <wp:extent cx="2830195" cy="309880"/>
                <wp:effectExtent l="0" t="0" r="8255" b="0"/>
                <wp:wrapThrough wrapText="bothSides">
                  <wp:wrapPolygon edited="0">
                    <wp:start x="0" y="0"/>
                    <wp:lineTo x="0" y="19918"/>
                    <wp:lineTo x="21518" y="19918"/>
                    <wp:lineTo x="21518" y="0"/>
                    <wp:lineTo x="0" y="0"/>
                  </wp:wrapPolygon>
                </wp:wrapThrough>
                <wp:docPr id="2113364179" name="Text Box 1"/>
                <wp:cNvGraphicFramePr/>
                <a:graphic xmlns:a="http://schemas.openxmlformats.org/drawingml/2006/main">
                  <a:graphicData uri="http://schemas.microsoft.com/office/word/2010/wordprocessingShape">
                    <wps:wsp>
                      <wps:cNvSpPr txBox="1"/>
                      <wps:spPr>
                        <a:xfrm>
                          <a:off x="0" y="0"/>
                          <a:ext cx="2830195" cy="309880"/>
                        </a:xfrm>
                        <a:prstGeom prst="rect">
                          <a:avLst/>
                        </a:prstGeom>
                        <a:solidFill>
                          <a:prstClr val="white"/>
                        </a:solidFill>
                        <a:ln>
                          <a:noFill/>
                        </a:ln>
                      </wps:spPr>
                      <wps:txbx>
                        <w:txbxContent>
                          <w:p w14:paraId="1A0BB8D3" w14:textId="4380201E" w:rsidR="001B0A96" w:rsidRPr="00F75282" w:rsidRDefault="001B0A96" w:rsidP="001B0A96">
                            <w:pPr>
                              <w:pStyle w:val="Caption"/>
                              <w:jc w:val="center"/>
                              <w:rPr>
                                <w:noProof/>
                              </w:rPr>
                            </w:pPr>
                            <w:r>
                              <w:t xml:space="preserve">Figure 6 </w:t>
                            </w:r>
                            <w:r>
                              <w:br/>
                              <w:t>AMBA AHB lite Multiplexor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80269" id="_x0000_s1037" type="#_x0000_t202" style="position:absolute;left:0;text-align:left;margin-left:22.8pt;margin-top:175.6pt;width:222.85pt;height:24.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" stroked="f">
                <v:textbox inset="0,0,0,0">
                  <w:txbxContent>
                    <w:p w14:paraId="1A0BB8D3" w14:textId="4380201E" w:rsidR="001B0A96" w:rsidRPr="00F75282" w:rsidRDefault="001B0A96" w:rsidP="001B0A96">
                      <w:pPr>
                        <w:pStyle w:val="Caption"/>
                        <w:jc w:val="center"/>
                        <w:rPr>
                          <w:noProof/>
                        </w:rPr>
                      </w:pPr>
                      <w:r>
                        <w:t xml:space="preserve">Figure 6 </w:t>
                      </w:r>
                      <w:r>
                        <w:br/>
                        <w:t>AMBA AHB lite Multiplexor</w:t>
                      </w:r>
                    </w:p>
                  </w:txbxContent>
                </v:textbox>
                <w10:wrap type="through"/>
              </v:shape>
            </w:pict>
          </mc:Fallback>
        </mc:AlternateContent>
      </w:r>
      <w:r w:rsidR="001B0A96">
        <w:rPr>
          <w:noProof/>
        </w:rPr>
        <w:drawing>
          <wp:anchor distT="0" distB="0" distL="114300" distR="114300" simplePos="0" relativeHeight="251658247" behindDoc="0" locked="0" layoutInCell="1" allowOverlap="1" wp14:anchorId="425D56DC" wp14:editId="515D32D5">
            <wp:simplePos x="0" y="0"/>
            <wp:positionH relativeFrom="margin">
              <wp:posOffset>38735</wp:posOffset>
            </wp:positionH>
            <wp:positionV relativeFrom="page">
              <wp:posOffset>813739</wp:posOffset>
            </wp:positionV>
            <wp:extent cx="3579495" cy="2369185"/>
            <wp:effectExtent l="0" t="0" r="1905" b="0"/>
            <wp:wrapThrough wrapText="bothSides">
              <wp:wrapPolygon edited="0">
                <wp:start x="0" y="0"/>
                <wp:lineTo x="0" y="21363"/>
                <wp:lineTo x="21497" y="21363"/>
                <wp:lineTo x="21497" y="0"/>
                <wp:lineTo x="0" y="0"/>
              </wp:wrapPolygon>
            </wp:wrapThrough>
            <wp:docPr id="1254586351"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6351" name="Picture 1" descr="A diagram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79495" cy="2369185"/>
                    </a:xfrm>
                    <a:prstGeom prst="rect">
                      <a:avLst/>
                    </a:prstGeom>
                  </pic:spPr>
                </pic:pic>
              </a:graphicData>
            </a:graphic>
            <wp14:sizeRelH relativeFrom="margin">
              <wp14:pctWidth>0</wp14:pctWidth>
            </wp14:sizeRelH>
            <wp14:sizeRelV relativeFrom="margin">
              <wp14:pctHeight>0</wp14:pctHeight>
            </wp14:sizeRelV>
          </wp:anchor>
        </w:drawing>
      </w:r>
      <w:r w:rsidR="00384F62">
        <w:rPr>
          <w:rFonts w:eastAsiaTheme="majorEastAsia" w:cstheme="majorBidi"/>
          <w:b/>
          <w:bCs/>
          <w:color w:val="000000" w:themeColor="text1"/>
          <w:spacing w:val="-10"/>
          <w:kern w:val="28"/>
          <w:sz w:val="26"/>
          <w:szCs w:val="26"/>
        </w:rPr>
        <w:br/>
      </w:r>
    </w:p>
    <w:p w14:paraId="0BDD23CA" w14:textId="7488B63A" w:rsidR="00E67CC2" w:rsidRPr="007732C4" w:rsidRDefault="001B41FD" w:rsidP="007732C4">
      <w:pPr>
        <w:pStyle w:val="Title"/>
        <w:ind w:left="720"/>
        <w:rPr>
          <w:b/>
          <w:bCs/>
          <w:color w:val="0E2841" w:themeColor="text2"/>
          <w:sz w:val="28"/>
          <w:szCs w:val="28"/>
          <w:u w:val="single"/>
        </w:rPr>
      </w:pPr>
      <w:r w:rsidRPr="003A332E">
        <w:rPr>
          <w:b/>
          <w:bCs/>
          <w:noProof/>
          <w:color w:val="000000" w:themeColor="text1"/>
        </w:rPr>
        <mc:AlternateContent>
          <mc:Choice Requires="wps">
            <w:drawing>
              <wp:anchor distT="45720" distB="45720" distL="114300" distR="114300" simplePos="0" relativeHeight="251658248" behindDoc="0" locked="0" layoutInCell="1" allowOverlap="1" wp14:anchorId="17ADFC4A" wp14:editId="25D39BC4">
                <wp:simplePos x="0" y="0"/>
                <wp:positionH relativeFrom="margin">
                  <wp:posOffset>3490443</wp:posOffset>
                </wp:positionH>
                <wp:positionV relativeFrom="page">
                  <wp:posOffset>914400</wp:posOffset>
                </wp:positionV>
                <wp:extent cx="3498215" cy="2159000"/>
                <wp:effectExtent l="0" t="0" r="0" b="0"/>
                <wp:wrapThrough wrapText="bothSides">
                  <wp:wrapPolygon edited="0">
                    <wp:start x="353" y="0"/>
                    <wp:lineTo x="353" y="21296"/>
                    <wp:lineTo x="21173" y="21296"/>
                    <wp:lineTo x="21173" y="0"/>
                    <wp:lineTo x="353" y="0"/>
                  </wp:wrapPolygon>
                </wp:wrapThrough>
                <wp:docPr id="2021648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15" cy="2159000"/>
                        </a:xfrm>
                        <a:prstGeom prst="rect">
                          <a:avLst/>
                        </a:prstGeom>
                        <a:noFill/>
                        <a:ln w="9525">
                          <a:noFill/>
                          <a:miter lim="800000"/>
                          <a:headEnd/>
                          <a:tailEnd/>
                        </a:ln>
                      </wps:spPr>
                      <wps:txbx>
                        <w:txbxContent>
                          <w:p w14:paraId="373F45BB" w14:textId="24E4506F" w:rsidR="00AC0D8C" w:rsidRDefault="00AC0D8C" w:rsidP="001B41FD">
                            <w:pPr>
                              <w:pStyle w:val="ListParagraph"/>
                              <w:numPr>
                                <w:ilvl w:val="0"/>
                                <w:numId w:val="19"/>
                              </w:numPr>
                              <w:jc w:val="both"/>
                            </w:pPr>
                            <w:r>
                              <w:rPr>
                                <w:rFonts w:eastAsiaTheme="majorEastAsia" w:cstheme="majorBidi"/>
                                <w:b/>
                                <w:bCs/>
                                <w:color w:val="000000" w:themeColor="text1"/>
                                <w:spacing w:val="-10"/>
                                <w:kern w:val="28"/>
                                <w:sz w:val="26"/>
                                <w:szCs w:val="26"/>
                              </w:rPr>
                              <w:t>Multiplexor</w:t>
                            </w:r>
                            <w:r w:rsidRPr="003A332E">
                              <w:rPr>
                                <w:rFonts w:eastAsiaTheme="majorEastAsia" w:cstheme="majorBidi"/>
                                <w:b/>
                                <w:bCs/>
                                <w:color w:val="000000" w:themeColor="text1"/>
                                <w:spacing w:val="-10"/>
                                <w:kern w:val="28"/>
                                <w:sz w:val="26"/>
                                <w:szCs w:val="26"/>
                              </w:rPr>
                              <w:br/>
                            </w:r>
                            <w:r w:rsidRPr="004F3D05">
                              <w:rPr>
                                <w:rFonts w:eastAsiaTheme="majorEastAsia" w:cstheme="majorBidi"/>
                                <w:color w:val="000000" w:themeColor="text1"/>
                                <w:spacing w:val="-10"/>
                                <w:kern w:val="28"/>
                              </w:rPr>
                              <w:t xml:space="preserve">The </w:t>
                            </w:r>
                            <w:r w:rsidRPr="004F3D05">
                              <w:rPr>
                                <w:rFonts w:eastAsiaTheme="majorEastAsia" w:cstheme="majorBidi"/>
                                <w:color w:val="FFFFFF" w:themeColor="background1"/>
                                <w:spacing w:val="-10"/>
                                <w:kern w:val="28"/>
                                <w:highlight w:val="darkRed"/>
                              </w:rPr>
                              <w:t>AHB protocol</w:t>
                            </w:r>
                            <w:r w:rsidR="00397B38" w:rsidRPr="004F3D05">
                              <w:rPr>
                                <w:rFonts w:eastAsiaTheme="majorEastAsia" w:cstheme="majorBidi"/>
                                <w:color w:val="FFFFFF" w:themeColor="background1"/>
                                <w:spacing w:val="-10"/>
                                <w:kern w:val="28"/>
                                <w:highlight w:val="darkRed"/>
                              </w:rPr>
                              <w:t xml:space="preserve"> </w:t>
                            </w:r>
                            <w:r w:rsidR="008F24FA" w:rsidRPr="004F3D05">
                              <w:rPr>
                                <w:rFonts w:eastAsiaTheme="majorEastAsia" w:cstheme="majorBidi"/>
                                <w:color w:val="FFFFFF" w:themeColor="background1"/>
                                <w:spacing w:val="-10"/>
                                <w:kern w:val="28"/>
                                <w:highlight w:val="darkRed"/>
                              </w:rPr>
                              <w:t>utilizes</w:t>
                            </w:r>
                            <w:r w:rsidRPr="004F3D05">
                              <w:rPr>
                                <w:rFonts w:eastAsiaTheme="majorEastAsia" w:cstheme="majorBidi"/>
                                <w:color w:val="FFFFFF" w:themeColor="background1"/>
                                <w:spacing w:val="-10"/>
                                <w:kern w:val="28"/>
                                <w:highlight w:val="darkRed"/>
                              </w:rPr>
                              <w:t xml:space="preserve"> a read data multiplexor</w:t>
                            </w:r>
                            <w:r w:rsidRPr="004F3D05">
                              <w:rPr>
                                <w:rFonts w:eastAsiaTheme="majorEastAsia" w:cstheme="majorBidi"/>
                                <w:color w:val="000000" w:themeColor="text1"/>
                                <w:spacing w:val="-10"/>
                                <w:kern w:val="28"/>
                              </w:rPr>
                              <w:t xml:space="preserve">. </w:t>
                            </w:r>
                            <w:r w:rsidR="008F24FA" w:rsidRPr="004F3D05">
                              <w:rPr>
                                <w:rFonts w:eastAsiaTheme="majorEastAsia" w:cstheme="majorBidi"/>
                                <w:color w:val="000000" w:themeColor="text1"/>
                                <w:spacing w:val="-10"/>
                                <w:kern w:val="28"/>
                              </w:rPr>
                              <w:t>After the</w:t>
                            </w:r>
                            <w:r w:rsidRPr="004F3D05">
                              <w:rPr>
                                <w:rFonts w:eastAsiaTheme="majorEastAsia" w:cstheme="majorBidi"/>
                                <w:color w:val="000000" w:themeColor="text1"/>
                                <w:spacing w:val="-10"/>
                                <w:kern w:val="28"/>
                              </w:rPr>
                              <w:t xml:space="preserve"> Manager</w:t>
                            </w:r>
                            <w:r w:rsidR="008F24FA" w:rsidRPr="004F3D05">
                              <w:rPr>
                                <w:rFonts w:eastAsiaTheme="majorEastAsia" w:cstheme="majorBidi"/>
                                <w:color w:val="000000" w:themeColor="text1"/>
                                <w:spacing w:val="-10"/>
                                <w:kern w:val="28"/>
                              </w:rPr>
                              <w:t xml:space="preserve"> sends</w:t>
                            </w:r>
                            <w:r w:rsidRPr="004F3D05">
                              <w:rPr>
                                <w:rFonts w:eastAsiaTheme="majorEastAsia" w:cstheme="majorBidi"/>
                                <w:color w:val="000000" w:themeColor="text1"/>
                                <w:spacing w:val="-10"/>
                                <w:kern w:val="28"/>
                              </w:rPr>
                              <w:t xml:space="preserve"> the address and control signals to all the Subordinates, with the decoder selecting the appropriate Subordinate during the data phase of the transfer. </w:t>
                            </w:r>
                            <w:r w:rsidRPr="004F3D05">
                              <w:rPr>
                                <w:rFonts w:eastAsiaTheme="majorEastAsia" w:cstheme="majorBidi"/>
                                <w:color w:val="FFFFFF" w:themeColor="background1"/>
                                <w:spacing w:val="-10"/>
                                <w:kern w:val="28"/>
                                <w:highlight w:val="darkRed"/>
                              </w:rPr>
                              <w:t>Any response data from the selected Subordinate, passes through the read data multiplexor to the Manager</w:t>
                            </w:r>
                            <w:r w:rsidRPr="004F3D05">
                              <w:rPr>
                                <w:rFonts w:eastAsiaTheme="majorEastAsia" w:cstheme="majorBidi"/>
                                <w:color w:val="000000" w:themeColor="text1"/>
                                <w:spacing w:val="-10"/>
                                <w:kern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ADFC4A" id="_x0000_s1038" type="#_x0000_t202" style="position:absolute;left:0;text-align:left;margin-left:274.85pt;margin-top:1in;width:275.45pt;height:170pt;z-index:251658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" filled="f" stroked="f">
                <v:textbox style="mso-fit-shape-to-text:t">
                  <w:txbxContent>
                    <w:p w14:paraId="373F45BB" w14:textId="24E4506F" w:rsidR="00AC0D8C" w:rsidRDefault="00AC0D8C" w:rsidP="001B41FD">
                      <w:pPr>
                        <w:pStyle w:val="ListParagraph"/>
                        <w:numPr>
                          <w:ilvl w:val="0"/>
                          <w:numId w:val="19"/>
                        </w:numPr>
                        <w:jc w:val="both"/>
                      </w:pPr>
                      <w:r>
                        <w:rPr>
                          <w:rFonts w:eastAsiaTheme="majorEastAsia" w:cstheme="majorBidi"/>
                          <w:b/>
                          <w:bCs/>
                          <w:color w:val="000000" w:themeColor="text1"/>
                          <w:spacing w:val="-10"/>
                          <w:kern w:val="28"/>
                          <w:sz w:val="26"/>
                          <w:szCs w:val="26"/>
                        </w:rPr>
                        <w:t>Multiplexor</w:t>
                      </w:r>
                      <w:r w:rsidRPr="003A332E">
                        <w:rPr>
                          <w:rFonts w:eastAsiaTheme="majorEastAsia" w:cstheme="majorBidi"/>
                          <w:b/>
                          <w:bCs/>
                          <w:color w:val="000000" w:themeColor="text1"/>
                          <w:spacing w:val="-10"/>
                          <w:kern w:val="28"/>
                          <w:sz w:val="26"/>
                          <w:szCs w:val="26"/>
                        </w:rPr>
                        <w:br/>
                      </w:r>
                      <w:r w:rsidRPr="004F3D05">
                        <w:rPr>
                          <w:rFonts w:eastAsiaTheme="majorEastAsia" w:cstheme="majorBidi"/>
                          <w:color w:val="000000" w:themeColor="text1"/>
                          <w:spacing w:val="-10"/>
                          <w:kern w:val="28"/>
                        </w:rPr>
                        <w:t xml:space="preserve">The </w:t>
                      </w:r>
                      <w:r w:rsidRPr="004F3D05">
                        <w:rPr>
                          <w:rFonts w:eastAsiaTheme="majorEastAsia" w:cstheme="majorBidi"/>
                          <w:color w:val="FFFFFF" w:themeColor="background1"/>
                          <w:spacing w:val="-10"/>
                          <w:kern w:val="28"/>
                          <w:highlight w:val="darkRed"/>
                        </w:rPr>
                        <w:t>AHB protocol</w:t>
                      </w:r>
                      <w:r w:rsidR="00397B38" w:rsidRPr="004F3D05">
                        <w:rPr>
                          <w:rFonts w:eastAsiaTheme="majorEastAsia" w:cstheme="majorBidi"/>
                          <w:color w:val="FFFFFF" w:themeColor="background1"/>
                          <w:spacing w:val="-10"/>
                          <w:kern w:val="28"/>
                          <w:highlight w:val="darkRed"/>
                        </w:rPr>
                        <w:t xml:space="preserve"> </w:t>
                      </w:r>
                      <w:r w:rsidR="008F24FA" w:rsidRPr="004F3D05">
                        <w:rPr>
                          <w:rFonts w:eastAsiaTheme="majorEastAsia" w:cstheme="majorBidi"/>
                          <w:color w:val="FFFFFF" w:themeColor="background1"/>
                          <w:spacing w:val="-10"/>
                          <w:kern w:val="28"/>
                          <w:highlight w:val="darkRed"/>
                        </w:rPr>
                        <w:t>utilizes</w:t>
                      </w:r>
                      <w:r w:rsidRPr="004F3D05">
                        <w:rPr>
                          <w:rFonts w:eastAsiaTheme="majorEastAsia" w:cstheme="majorBidi"/>
                          <w:color w:val="FFFFFF" w:themeColor="background1"/>
                          <w:spacing w:val="-10"/>
                          <w:kern w:val="28"/>
                          <w:highlight w:val="darkRed"/>
                        </w:rPr>
                        <w:t xml:space="preserve"> a read data multiplexor</w:t>
                      </w:r>
                      <w:r w:rsidRPr="004F3D05">
                        <w:rPr>
                          <w:rFonts w:eastAsiaTheme="majorEastAsia" w:cstheme="majorBidi"/>
                          <w:color w:val="000000" w:themeColor="text1"/>
                          <w:spacing w:val="-10"/>
                          <w:kern w:val="28"/>
                        </w:rPr>
                        <w:t xml:space="preserve">. </w:t>
                      </w:r>
                      <w:r w:rsidR="008F24FA" w:rsidRPr="004F3D05">
                        <w:rPr>
                          <w:rFonts w:eastAsiaTheme="majorEastAsia" w:cstheme="majorBidi"/>
                          <w:color w:val="000000" w:themeColor="text1"/>
                          <w:spacing w:val="-10"/>
                          <w:kern w:val="28"/>
                        </w:rPr>
                        <w:t>After the</w:t>
                      </w:r>
                      <w:r w:rsidRPr="004F3D05">
                        <w:rPr>
                          <w:rFonts w:eastAsiaTheme="majorEastAsia" w:cstheme="majorBidi"/>
                          <w:color w:val="000000" w:themeColor="text1"/>
                          <w:spacing w:val="-10"/>
                          <w:kern w:val="28"/>
                        </w:rPr>
                        <w:t xml:space="preserve"> Manager</w:t>
                      </w:r>
                      <w:r w:rsidR="008F24FA" w:rsidRPr="004F3D05">
                        <w:rPr>
                          <w:rFonts w:eastAsiaTheme="majorEastAsia" w:cstheme="majorBidi"/>
                          <w:color w:val="000000" w:themeColor="text1"/>
                          <w:spacing w:val="-10"/>
                          <w:kern w:val="28"/>
                        </w:rPr>
                        <w:t xml:space="preserve"> sends</w:t>
                      </w:r>
                      <w:r w:rsidRPr="004F3D05">
                        <w:rPr>
                          <w:rFonts w:eastAsiaTheme="majorEastAsia" w:cstheme="majorBidi"/>
                          <w:color w:val="000000" w:themeColor="text1"/>
                          <w:spacing w:val="-10"/>
                          <w:kern w:val="28"/>
                        </w:rPr>
                        <w:t xml:space="preserve"> the address and control signals to all the Subordinates, with the decoder selecting the appropriate Subordinate during the data phase of the transfer. </w:t>
                      </w:r>
                      <w:r w:rsidRPr="004F3D05">
                        <w:rPr>
                          <w:rFonts w:eastAsiaTheme="majorEastAsia" w:cstheme="majorBidi"/>
                          <w:color w:val="FFFFFF" w:themeColor="background1"/>
                          <w:spacing w:val="-10"/>
                          <w:kern w:val="28"/>
                          <w:highlight w:val="darkRed"/>
                        </w:rPr>
                        <w:t>Any response data from the selected Subordinate, passes through the read data multiplexor to the Manager</w:t>
                      </w:r>
                      <w:r w:rsidRPr="004F3D05">
                        <w:rPr>
                          <w:rFonts w:eastAsiaTheme="majorEastAsia" w:cstheme="majorBidi"/>
                          <w:color w:val="000000" w:themeColor="text1"/>
                          <w:spacing w:val="-10"/>
                          <w:kern w:val="28"/>
                        </w:rPr>
                        <w:t>.</w:t>
                      </w:r>
                    </w:p>
                  </w:txbxContent>
                </v:textbox>
                <w10:wrap type="through" anchorx="margin" anchory="page"/>
              </v:shape>
            </w:pict>
          </mc:Fallback>
        </mc:AlternateContent>
      </w:r>
      <w:r w:rsidR="007732C4">
        <w:rPr>
          <w:b/>
          <w:bCs/>
          <w:color w:val="0E2841" w:themeColor="text2"/>
          <w:sz w:val="28"/>
          <w:szCs w:val="28"/>
          <w:u w:val="single"/>
        </w:rPr>
        <w:br/>
      </w:r>
    </w:p>
    <w:p w14:paraId="36A4478B" w14:textId="30F375D4" w:rsidR="00AC0D8C" w:rsidRDefault="00C06F70" w:rsidP="001612B3">
      <w:pPr>
        <w:pStyle w:val="Title"/>
        <w:rPr>
          <w:b/>
          <w:bCs/>
          <w:color w:val="C00000"/>
          <w:sz w:val="22"/>
          <w:szCs w:val="22"/>
        </w:rPr>
      </w:pPr>
      <w:r w:rsidRPr="00E67CC2">
        <w:rPr>
          <w:b/>
          <w:bCs/>
          <w:color w:val="C00000"/>
          <w:sz w:val="22"/>
          <w:szCs w:val="22"/>
        </w:rPr>
        <w:br/>
      </w:r>
      <w:r w:rsidRPr="00E67CC2">
        <w:rPr>
          <w:b/>
          <w:bCs/>
          <w:color w:val="C00000"/>
          <w:sz w:val="22"/>
          <w:szCs w:val="22"/>
        </w:rPr>
        <w:br/>
      </w:r>
      <w:r w:rsidRPr="00E67CC2">
        <w:rPr>
          <w:b/>
          <w:bCs/>
          <w:color w:val="C00000"/>
          <w:sz w:val="22"/>
          <w:szCs w:val="22"/>
        </w:rPr>
        <w:br/>
      </w:r>
      <w:r w:rsidRPr="00E67CC2">
        <w:rPr>
          <w:b/>
          <w:bCs/>
          <w:color w:val="C00000"/>
          <w:sz w:val="22"/>
          <w:szCs w:val="22"/>
        </w:rPr>
        <w:br/>
      </w:r>
      <w:r w:rsidRPr="00E67CC2">
        <w:rPr>
          <w:b/>
          <w:bCs/>
          <w:color w:val="C00000"/>
          <w:sz w:val="22"/>
          <w:szCs w:val="22"/>
        </w:rPr>
        <w:br/>
      </w:r>
      <w:r w:rsidRPr="00E67CC2">
        <w:rPr>
          <w:b/>
          <w:bCs/>
          <w:color w:val="C00000"/>
          <w:sz w:val="22"/>
          <w:szCs w:val="22"/>
        </w:rPr>
        <w:br/>
      </w:r>
      <w:r w:rsidRPr="00E67CC2">
        <w:rPr>
          <w:b/>
          <w:bCs/>
          <w:color w:val="C00000"/>
          <w:sz w:val="22"/>
          <w:szCs w:val="22"/>
        </w:rPr>
        <w:br/>
      </w:r>
    </w:p>
    <w:p w14:paraId="2A4B14E6" w14:textId="0728AE74" w:rsidR="00DE18E4" w:rsidRDefault="0092532A" w:rsidP="00E11295">
      <w:pPr>
        <w:pStyle w:val="Title"/>
        <w:jc w:val="center"/>
        <w:rPr>
          <w:b/>
          <w:bCs/>
          <w:color w:val="C00000"/>
        </w:rPr>
      </w:pPr>
      <w:r>
        <w:rPr>
          <w:noProof/>
        </w:rPr>
        <w:lastRenderedPageBreak/>
        <w:drawing>
          <wp:anchor distT="0" distB="0" distL="114300" distR="114300" simplePos="0" relativeHeight="251658260" behindDoc="1" locked="0" layoutInCell="1" allowOverlap="1" wp14:anchorId="7B6E050B" wp14:editId="6A908499">
            <wp:simplePos x="0" y="0"/>
            <wp:positionH relativeFrom="margin">
              <wp:posOffset>2663825</wp:posOffset>
            </wp:positionH>
            <wp:positionV relativeFrom="page">
              <wp:posOffset>1771650</wp:posOffset>
            </wp:positionV>
            <wp:extent cx="4384183" cy="2171700"/>
            <wp:effectExtent l="0" t="0" r="0" b="0"/>
            <wp:wrapNone/>
            <wp:docPr id="188561053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78595" name="Picture 1" descr="A diagram of a mach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4183" cy="2171700"/>
                    </a:xfrm>
                    <a:prstGeom prst="rect">
                      <a:avLst/>
                    </a:prstGeom>
                    <a:ln>
                      <a:noFill/>
                    </a:ln>
                  </pic:spPr>
                </pic:pic>
              </a:graphicData>
            </a:graphic>
            <wp14:sizeRelH relativeFrom="margin">
              <wp14:pctWidth>0</wp14:pctWidth>
            </wp14:sizeRelH>
            <wp14:sizeRelV relativeFrom="margin">
              <wp14:pctHeight>0</wp14:pctHeight>
            </wp14:sizeRelV>
          </wp:anchor>
        </w:drawing>
      </w:r>
      <w:r w:rsidR="005C7FBD">
        <w:rPr>
          <w:b/>
          <w:bCs/>
          <w:color w:val="C00000"/>
        </w:rPr>
        <w:t xml:space="preserve">Design of </w:t>
      </w:r>
      <w:r w:rsidR="006B7574">
        <w:rPr>
          <w:b/>
          <w:bCs/>
          <w:color w:val="C00000"/>
        </w:rPr>
        <w:t>a re-configurable synthesizable</w:t>
      </w:r>
      <w:ins w:id="1" w:author="Abdelrahman Yassien" w:date="2024-12-02T02:25:00Z" w16du:dateUtc="2024-12-02T00:25:00Z">
        <w:r w:rsidR="006B7574">
          <w:rPr>
            <w:b/>
            <w:bCs/>
            <w:color w:val="C00000"/>
          </w:rPr>
          <w:t xml:space="preserve"> </w:t>
        </w:r>
      </w:ins>
      <w:r w:rsidR="005C7FBD">
        <w:rPr>
          <w:b/>
          <w:bCs/>
          <w:color w:val="C00000"/>
        </w:rPr>
        <w:t xml:space="preserve">pipelined AMBA AHB </w:t>
      </w:r>
      <w:r>
        <w:rPr>
          <w:b/>
          <w:bCs/>
          <w:color w:val="C00000"/>
        </w:rPr>
        <w:t>LITE</w:t>
      </w:r>
    </w:p>
    <w:p w14:paraId="5BE9AAC2" w14:textId="1FF7160B" w:rsidR="00DE18E4" w:rsidRDefault="0092532A" w:rsidP="00DE18E4">
      <w:r>
        <w:rPr>
          <w:noProof/>
        </w:rPr>
        <mc:AlternateContent>
          <mc:Choice Requires="wps">
            <w:drawing>
              <wp:anchor distT="45720" distB="45720" distL="114300" distR="114300" simplePos="0" relativeHeight="251658274" behindDoc="0" locked="0" layoutInCell="1" allowOverlap="1" wp14:anchorId="74194585" wp14:editId="32D3FF00">
                <wp:simplePos x="0" y="0"/>
                <wp:positionH relativeFrom="margin">
                  <wp:align>left</wp:align>
                </wp:positionH>
                <wp:positionV relativeFrom="page">
                  <wp:posOffset>1952625</wp:posOffset>
                </wp:positionV>
                <wp:extent cx="2714625" cy="1708785"/>
                <wp:effectExtent l="0" t="0" r="0" b="5715"/>
                <wp:wrapNone/>
                <wp:docPr id="1705325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708785"/>
                        </a:xfrm>
                        <a:prstGeom prst="rect">
                          <a:avLst/>
                        </a:prstGeom>
                        <a:noFill/>
                        <a:ln w="9525">
                          <a:noFill/>
                          <a:miter lim="800000"/>
                          <a:headEnd/>
                          <a:tailEnd/>
                        </a:ln>
                      </wps:spPr>
                      <wps:txbx>
                        <w:txbxContent>
                          <w:p w14:paraId="2AE07DC1" w14:textId="77777777" w:rsidR="00DA05EF" w:rsidRPr="002C7E46" w:rsidRDefault="00DA05EF" w:rsidP="00DA05EF">
                            <w:pPr>
                              <w:rPr>
                                <w:sz w:val="32"/>
                                <w:szCs w:val="32"/>
                                <w:u w:val="single"/>
                              </w:rPr>
                            </w:pPr>
                            <w:r w:rsidRPr="002C7E46">
                              <w:rPr>
                                <w:sz w:val="32"/>
                                <w:szCs w:val="32"/>
                                <w:u w:val="single"/>
                              </w:rPr>
                              <w:t xml:space="preserve">Design constituents: </w:t>
                            </w:r>
                          </w:p>
                          <w:p w14:paraId="7DD9CC12" w14:textId="77777777" w:rsidR="002C7E46" w:rsidRDefault="00DA05EF" w:rsidP="002C7E46">
                            <w:pPr>
                              <w:pStyle w:val="ListParagraph"/>
                              <w:numPr>
                                <w:ilvl w:val="0"/>
                                <w:numId w:val="38"/>
                              </w:numPr>
                            </w:pPr>
                            <w:r w:rsidRPr="00DA05EF">
                              <w:t>Verification Environment acting as the Manager.</w:t>
                            </w:r>
                          </w:p>
                          <w:p w14:paraId="30D65FB2" w14:textId="77777777" w:rsidR="002C7E46" w:rsidRDefault="00DA05EF" w:rsidP="002C7E46">
                            <w:pPr>
                              <w:pStyle w:val="ListParagraph"/>
                              <w:numPr>
                                <w:ilvl w:val="0"/>
                                <w:numId w:val="38"/>
                              </w:numPr>
                            </w:pPr>
                            <w:r w:rsidRPr="00DA05EF">
                              <w:t xml:space="preserve">Six Subordinates </w:t>
                            </w:r>
                          </w:p>
                          <w:p w14:paraId="6CF0D4F8" w14:textId="77777777" w:rsidR="002C7E46" w:rsidRDefault="00DA05EF" w:rsidP="002C7E46">
                            <w:pPr>
                              <w:pStyle w:val="ListParagraph"/>
                              <w:numPr>
                                <w:ilvl w:val="0"/>
                                <w:numId w:val="38"/>
                              </w:numPr>
                            </w:pPr>
                            <w:r w:rsidRPr="00DA05EF">
                              <w:t>Address Decode</w:t>
                            </w:r>
                            <w:r w:rsidR="002C7E46">
                              <w:t xml:space="preserve">r </w:t>
                            </w:r>
                          </w:p>
                          <w:p w14:paraId="545C99C1" w14:textId="0F7DECC4" w:rsidR="00DA05EF" w:rsidRDefault="00DA05EF" w:rsidP="002C7E46">
                            <w:pPr>
                              <w:pStyle w:val="ListParagraph"/>
                              <w:numPr>
                                <w:ilvl w:val="0"/>
                                <w:numId w:val="38"/>
                              </w:numPr>
                            </w:pPr>
                            <w:r w:rsidRPr="00DA05EF">
                              <w:t>Multiplexor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94585" id="_x0000_s1039" type="#_x0000_t202" style="position:absolute;margin-left:0;margin-top:153.75pt;width:213.75pt;height:134.55pt;z-index:251658274;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" filled="f" stroked="f">
                <v:textbox style="mso-fit-shape-to-text:t">
                  <w:txbxContent>
                    <w:p w14:paraId="2AE07DC1" w14:textId="77777777" w:rsidR="00DA05EF" w:rsidRPr="002C7E46" w:rsidRDefault="00DA05EF" w:rsidP="00DA05EF">
                      <w:pPr>
                        <w:rPr>
                          <w:sz w:val="32"/>
                          <w:szCs w:val="32"/>
                          <w:u w:val="single"/>
                        </w:rPr>
                      </w:pPr>
                      <w:r w:rsidRPr="002C7E46">
                        <w:rPr>
                          <w:sz w:val="32"/>
                          <w:szCs w:val="32"/>
                          <w:u w:val="single"/>
                        </w:rPr>
                        <w:t xml:space="preserve">Design constituents: </w:t>
                      </w:r>
                    </w:p>
                    <w:p w14:paraId="7DD9CC12" w14:textId="77777777" w:rsidR="002C7E46" w:rsidRDefault="00DA05EF" w:rsidP="002C7E46">
                      <w:pPr>
                        <w:pStyle w:val="ListParagraph"/>
                        <w:numPr>
                          <w:ilvl w:val="0"/>
                          <w:numId w:val="38"/>
                        </w:numPr>
                      </w:pPr>
                      <w:r w:rsidRPr="00DA05EF">
                        <w:t>Verification Environment acting as the Manager.</w:t>
                      </w:r>
                    </w:p>
                    <w:p w14:paraId="30D65FB2" w14:textId="77777777" w:rsidR="002C7E46" w:rsidRDefault="00DA05EF" w:rsidP="002C7E46">
                      <w:pPr>
                        <w:pStyle w:val="ListParagraph"/>
                        <w:numPr>
                          <w:ilvl w:val="0"/>
                          <w:numId w:val="38"/>
                        </w:numPr>
                      </w:pPr>
                      <w:r w:rsidRPr="00DA05EF">
                        <w:t xml:space="preserve">Six Subordinates </w:t>
                      </w:r>
                    </w:p>
                    <w:p w14:paraId="6CF0D4F8" w14:textId="77777777" w:rsidR="002C7E46" w:rsidRDefault="00DA05EF" w:rsidP="002C7E46">
                      <w:pPr>
                        <w:pStyle w:val="ListParagraph"/>
                        <w:numPr>
                          <w:ilvl w:val="0"/>
                          <w:numId w:val="38"/>
                        </w:numPr>
                      </w:pPr>
                      <w:r w:rsidRPr="00DA05EF">
                        <w:t>Address Decode</w:t>
                      </w:r>
                      <w:r w:rsidR="002C7E46">
                        <w:t xml:space="preserve">r </w:t>
                      </w:r>
                    </w:p>
                    <w:p w14:paraId="545C99C1" w14:textId="0F7DECC4" w:rsidR="00DA05EF" w:rsidRDefault="00DA05EF" w:rsidP="002C7E46">
                      <w:pPr>
                        <w:pStyle w:val="ListParagraph"/>
                        <w:numPr>
                          <w:ilvl w:val="0"/>
                          <w:numId w:val="38"/>
                        </w:numPr>
                      </w:pPr>
                      <w:r w:rsidRPr="00DA05EF">
                        <w:t>Multiplexor</w:t>
                      </w:r>
                    </w:p>
                  </w:txbxContent>
                </v:textbox>
                <w10:wrap anchorx="margin" anchory="page"/>
              </v:shape>
            </w:pict>
          </mc:Fallback>
        </mc:AlternateContent>
      </w:r>
    </w:p>
    <w:p w14:paraId="3728B605" w14:textId="415FD266" w:rsidR="00DE18E4" w:rsidRDefault="00DE18E4" w:rsidP="00DE18E4"/>
    <w:p w14:paraId="1821FC3C" w14:textId="6A259E81" w:rsidR="00DE18E4" w:rsidRDefault="00DE18E4" w:rsidP="00DE18E4"/>
    <w:p w14:paraId="3BD36BBE" w14:textId="168DC497" w:rsidR="00DE18E4" w:rsidRDefault="00DE18E4" w:rsidP="00DE18E4"/>
    <w:p w14:paraId="002F7364" w14:textId="700DB43B" w:rsidR="00DE18E4" w:rsidRDefault="00DE18E4" w:rsidP="00DE18E4"/>
    <w:p w14:paraId="0A960BED" w14:textId="57A0B3C3" w:rsidR="00DE18E4" w:rsidRDefault="003B41CA" w:rsidP="00DE18E4">
      <w:r>
        <w:rPr>
          <w:noProof/>
        </w:rPr>
        <mc:AlternateContent>
          <mc:Choice Requires="wps">
            <w:drawing>
              <wp:anchor distT="45720" distB="45720" distL="114300" distR="114300" simplePos="0" relativeHeight="251658275" behindDoc="0" locked="0" layoutInCell="1" allowOverlap="1" wp14:anchorId="598120C4" wp14:editId="7EDDD156">
                <wp:simplePos x="0" y="0"/>
                <wp:positionH relativeFrom="margin">
                  <wp:posOffset>0</wp:posOffset>
                </wp:positionH>
                <wp:positionV relativeFrom="paragraph">
                  <wp:posOffset>130175</wp:posOffset>
                </wp:positionV>
                <wp:extent cx="3133725" cy="1404620"/>
                <wp:effectExtent l="0" t="0" r="0" b="3810"/>
                <wp:wrapSquare wrapText="bothSides"/>
                <wp:docPr id="130065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noFill/>
                        <a:ln w="9525">
                          <a:noFill/>
                          <a:miter lim="800000"/>
                          <a:headEnd/>
                          <a:tailEnd/>
                        </a:ln>
                      </wps:spPr>
                      <wps:txbx>
                        <w:txbxContent>
                          <w:p w14:paraId="0700B753" w14:textId="77777777" w:rsidR="003B41CA" w:rsidRPr="003B41CA" w:rsidRDefault="003B41CA" w:rsidP="003B41CA">
                            <w:pPr>
                              <w:rPr>
                                <w:u w:val="single"/>
                              </w:rPr>
                            </w:pPr>
                            <w:r w:rsidRPr="003B41CA">
                              <w:rPr>
                                <w:u w:val="single"/>
                              </w:rPr>
                              <w:t xml:space="preserve">Subordinate 1, 2 &amp; 3: </w:t>
                            </w:r>
                          </w:p>
                          <w:p w14:paraId="794BA88E" w14:textId="77777777" w:rsidR="003B41CA" w:rsidRPr="003B41CA" w:rsidRDefault="003B41CA" w:rsidP="003B41CA">
                            <w:pPr>
                              <w:pStyle w:val="ListParagraph"/>
                              <w:numPr>
                                <w:ilvl w:val="0"/>
                                <w:numId w:val="40"/>
                              </w:numPr>
                              <w:rPr>
                                <w:sz w:val="20"/>
                                <w:szCs w:val="20"/>
                              </w:rPr>
                            </w:pPr>
                            <w:r w:rsidRPr="003B41CA">
                              <w:rPr>
                                <w:b/>
                                <w:bCs/>
                              </w:rPr>
                              <w:t>Acting as normal subordinates</w:t>
                            </w:r>
                            <w:r w:rsidRPr="003B41CA">
                              <w:t xml:space="preserve"> integrated with memory blocks (ROMs).</w:t>
                            </w:r>
                          </w:p>
                          <w:p w14:paraId="3770DBCD" w14:textId="668E3B7C" w:rsidR="003B41CA" w:rsidRPr="003B41CA" w:rsidRDefault="003B41CA" w:rsidP="003B41CA">
                            <w:pPr>
                              <w:pStyle w:val="ListParagraph"/>
                              <w:numPr>
                                <w:ilvl w:val="0"/>
                                <w:numId w:val="40"/>
                              </w:numPr>
                              <w:rPr>
                                <w:sz w:val="20"/>
                                <w:szCs w:val="20"/>
                              </w:rPr>
                            </w:pPr>
                            <w:r w:rsidRPr="003B41CA">
                              <w:t xml:space="preserve">Each requiring </w:t>
                            </w:r>
                            <w:r w:rsidRPr="003B41CA">
                              <w:rPr>
                                <w:color w:val="C00000"/>
                              </w:rPr>
                              <w:t xml:space="preserve">no privilege </w:t>
                            </w:r>
                            <w:r w:rsidRPr="003B41CA">
                              <w:t>level from HPROT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120C4" id="_x0000_s1040" type="#_x0000_t202" style="position:absolute;margin-left:0;margin-top:10.25pt;width:246.75pt;height:110.6pt;z-index:25165827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" filled="f" stroked="f">
                <v:textbox style="mso-fit-shape-to-text:t">
                  <w:txbxContent>
                    <w:p w14:paraId="0700B753" w14:textId="77777777" w:rsidR="003B41CA" w:rsidRPr="003B41CA" w:rsidRDefault="003B41CA" w:rsidP="003B41CA">
                      <w:pPr>
                        <w:rPr>
                          <w:u w:val="single"/>
                        </w:rPr>
                      </w:pPr>
                      <w:r w:rsidRPr="003B41CA">
                        <w:rPr>
                          <w:u w:val="single"/>
                        </w:rPr>
                        <w:t xml:space="preserve">Subordinate 1, 2 &amp; 3: </w:t>
                      </w:r>
                    </w:p>
                    <w:p w14:paraId="794BA88E" w14:textId="77777777" w:rsidR="003B41CA" w:rsidRPr="003B41CA" w:rsidRDefault="003B41CA" w:rsidP="003B41CA">
                      <w:pPr>
                        <w:pStyle w:val="ListParagraph"/>
                        <w:numPr>
                          <w:ilvl w:val="0"/>
                          <w:numId w:val="40"/>
                        </w:numPr>
                        <w:rPr>
                          <w:sz w:val="20"/>
                          <w:szCs w:val="20"/>
                        </w:rPr>
                      </w:pPr>
                      <w:r w:rsidRPr="003B41CA">
                        <w:rPr>
                          <w:b/>
                          <w:bCs/>
                        </w:rPr>
                        <w:t>Acting as normal subordinates</w:t>
                      </w:r>
                      <w:r w:rsidRPr="003B41CA">
                        <w:t xml:space="preserve"> integrated with memory blocks (ROMs).</w:t>
                      </w:r>
                    </w:p>
                    <w:p w14:paraId="3770DBCD" w14:textId="668E3B7C" w:rsidR="003B41CA" w:rsidRPr="003B41CA" w:rsidRDefault="003B41CA" w:rsidP="003B41CA">
                      <w:pPr>
                        <w:pStyle w:val="ListParagraph"/>
                        <w:numPr>
                          <w:ilvl w:val="0"/>
                          <w:numId w:val="40"/>
                        </w:numPr>
                        <w:rPr>
                          <w:sz w:val="20"/>
                          <w:szCs w:val="20"/>
                        </w:rPr>
                      </w:pPr>
                      <w:r w:rsidRPr="003B41CA">
                        <w:t xml:space="preserve">Each requiring </w:t>
                      </w:r>
                      <w:r w:rsidRPr="003B41CA">
                        <w:rPr>
                          <w:color w:val="C00000"/>
                        </w:rPr>
                        <w:t xml:space="preserve">no privilege </w:t>
                      </w:r>
                      <w:r w:rsidRPr="003B41CA">
                        <w:t>level from HPROT</w:t>
                      </w:r>
                    </w:p>
                  </w:txbxContent>
                </v:textbox>
                <w10:wrap type="square" anchorx="margin"/>
              </v:shape>
            </w:pict>
          </mc:Fallback>
        </mc:AlternateContent>
      </w:r>
    </w:p>
    <w:p w14:paraId="6FFAA8D9" w14:textId="3EB94DF1" w:rsidR="00DE18E4" w:rsidRDefault="008F306D" w:rsidP="00DE18E4">
      <w:r>
        <w:rPr>
          <w:noProof/>
        </w:rPr>
        <mc:AlternateContent>
          <mc:Choice Requires="wps">
            <w:drawing>
              <wp:anchor distT="0" distB="0" distL="114300" distR="114300" simplePos="0" relativeHeight="251658281" behindDoc="1" locked="0" layoutInCell="1" allowOverlap="1" wp14:anchorId="3B0CCF56" wp14:editId="1DAA374D">
                <wp:simplePos x="0" y="0"/>
                <wp:positionH relativeFrom="column">
                  <wp:posOffset>2905124</wp:posOffset>
                </wp:positionH>
                <wp:positionV relativeFrom="paragraph">
                  <wp:posOffset>271145</wp:posOffset>
                </wp:positionV>
                <wp:extent cx="4145915" cy="635"/>
                <wp:effectExtent l="0" t="0" r="6985" b="6985"/>
                <wp:wrapNone/>
                <wp:docPr id="377963040" name="Text Box 1"/>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14:paraId="20F4CCDE" w14:textId="7744A463" w:rsidR="008F306D" w:rsidRPr="008F306D" w:rsidRDefault="008F306D" w:rsidP="008F306D">
                            <w:pPr>
                              <w:pStyle w:val="Caption"/>
                              <w:jc w:val="center"/>
                            </w:pPr>
                            <w:r>
                              <w:t>Figure 8</w:t>
                            </w:r>
                            <w:r>
                              <w:br/>
                            </w:r>
                            <w:r w:rsidRPr="008F306D">
                              <w:rPr>
                                <w:i w:val="0"/>
                                <w:iCs w:val="0"/>
                              </w:rPr>
                              <w:t>AMBA AHB lite depicting the connections between different subordinates &amp; the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CCF56" id="_x0000_s1041" type="#_x0000_t202" style="position:absolute;margin-left:228.75pt;margin-top:21.35pt;width:326.45pt;height:.05pt;z-index:-2516581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MeGgIAAEAEAAAOAAAAZHJzL2Uyb0RvYy54bWysU8Fu2zAMvQ/YPwi6L066pl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" stroked="f">
                <v:textbox style="mso-fit-shape-to-text:t" inset="0,0,0,0">
                  <w:txbxContent>
                    <w:p w14:paraId="20F4CCDE" w14:textId="7744A463" w:rsidR="008F306D" w:rsidRPr="008F306D" w:rsidRDefault="008F306D" w:rsidP="008F306D">
                      <w:pPr>
                        <w:pStyle w:val="Caption"/>
                        <w:jc w:val="center"/>
                      </w:pPr>
                      <w:r>
                        <w:t>Figure 8</w:t>
                      </w:r>
                      <w:r>
                        <w:br/>
                      </w:r>
                      <w:r w:rsidRPr="008F306D">
                        <w:rPr>
                          <w:i w:val="0"/>
                          <w:iCs w:val="0"/>
                        </w:rPr>
                        <w:t>AMBA AHB lite depicting the connections between different subordinates &amp; the manager</w:t>
                      </w:r>
                    </w:p>
                  </w:txbxContent>
                </v:textbox>
              </v:shape>
            </w:pict>
          </mc:Fallback>
        </mc:AlternateContent>
      </w:r>
    </w:p>
    <w:p w14:paraId="09689ADB" w14:textId="303D8533" w:rsidR="00DE18E4" w:rsidRDefault="00DE18E4" w:rsidP="00DE18E4"/>
    <w:p w14:paraId="3D8A7891" w14:textId="25B256B8" w:rsidR="00DE18E4" w:rsidRDefault="00DE18E4" w:rsidP="00DE18E4"/>
    <w:p w14:paraId="29D97994" w14:textId="3E188686" w:rsidR="00DE18E4" w:rsidRDefault="0092532A" w:rsidP="00DE18E4">
      <w:r>
        <w:rPr>
          <w:noProof/>
        </w:rPr>
        <mc:AlternateContent>
          <mc:Choice Requires="wps">
            <w:drawing>
              <wp:anchor distT="0" distB="0" distL="114300" distR="114300" simplePos="0" relativeHeight="251658279" behindDoc="0" locked="0" layoutInCell="1" allowOverlap="1" wp14:anchorId="226FF4E8" wp14:editId="46C4ECB3">
                <wp:simplePos x="0" y="0"/>
                <wp:positionH relativeFrom="column">
                  <wp:posOffset>3457575</wp:posOffset>
                </wp:positionH>
                <wp:positionV relativeFrom="paragraph">
                  <wp:posOffset>34290</wp:posOffset>
                </wp:positionV>
                <wp:extent cx="3476625" cy="2085975"/>
                <wp:effectExtent l="0" t="0" r="9525" b="9525"/>
                <wp:wrapNone/>
                <wp:docPr id="1119896700" name="Rectangle: Rounded Corners 24"/>
                <wp:cNvGraphicFramePr/>
                <a:graphic xmlns:a="http://schemas.openxmlformats.org/drawingml/2006/main">
                  <a:graphicData uri="http://schemas.microsoft.com/office/word/2010/wordprocessingShape">
                    <wps:wsp>
                      <wps:cNvSpPr/>
                      <wps:spPr>
                        <a:xfrm>
                          <a:off x="0" y="0"/>
                          <a:ext cx="3476625" cy="2085975"/>
                        </a:xfrm>
                        <a:prstGeom prst="roundRect">
                          <a:avLst/>
                        </a:prstGeom>
                        <a:solidFill>
                          <a:srgbClr val="741230"/>
                        </a:solidFill>
                        <a:ln>
                          <a:noFill/>
                        </a:ln>
                      </wps:spPr>
                      <wps:style>
                        <a:lnRef idx="0">
                          <a:scrgbClr r="0" g="0" b="0"/>
                        </a:lnRef>
                        <a:fillRef idx="0">
                          <a:scrgbClr r="0" g="0" b="0"/>
                        </a:fillRef>
                        <a:effectRef idx="0">
                          <a:scrgbClr r="0" g="0" b="0"/>
                        </a:effectRef>
                        <a:fontRef idx="minor">
                          <a:schemeClr val="lt1"/>
                        </a:fontRef>
                      </wps:style>
                      <wps:txbx>
                        <w:txbxContent>
                          <w:p w14:paraId="4B8F6FAC" w14:textId="77777777" w:rsidR="0092532A" w:rsidRDefault="0092532A" w:rsidP="0092532A">
                            <w:r w:rsidRPr="0092532A">
                              <w:rPr>
                                <w:u w:val="single"/>
                              </w:rPr>
                              <w:t>Re-Configurable Design:</w:t>
                            </w:r>
                            <w:r w:rsidRPr="0092532A">
                              <w:t xml:space="preserve"> </w:t>
                            </w:r>
                          </w:p>
                          <w:p w14:paraId="3607F352" w14:textId="633035DE" w:rsidR="0092532A" w:rsidRDefault="0092532A" w:rsidP="0092532A">
                            <w:pPr>
                              <w:pStyle w:val="ListParagraph"/>
                              <w:numPr>
                                <w:ilvl w:val="0"/>
                                <w:numId w:val="43"/>
                              </w:numPr>
                            </w:pPr>
                            <w:r w:rsidRPr="008F306D">
                              <w:rPr>
                                <w:b/>
                                <w:bCs/>
                              </w:rPr>
                              <w:t>HWDATA &amp; HRDATA</w:t>
                            </w:r>
                            <w:r w:rsidRPr="0092532A">
                              <w:t xml:space="preserve"> data busses are reconfigurable to different widths </w:t>
                            </w:r>
                            <w:r w:rsidRPr="008F306D">
                              <w:rPr>
                                <w:b/>
                                <w:bCs/>
                              </w:rPr>
                              <w:t xml:space="preserve">(32, 64, 128, 256, 512, 1024) </w:t>
                            </w:r>
                            <w:r w:rsidRPr="0092532A">
                              <w:t>as per the specification document.</w:t>
                            </w:r>
                          </w:p>
                          <w:p w14:paraId="65DCB8A8" w14:textId="6FC36509" w:rsidR="0092532A" w:rsidRDefault="0092532A" w:rsidP="0092532A">
                            <w:pPr>
                              <w:pStyle w:val="ListParagraph"/>
                              <w:numPr>
                                <w:ilvl w:val="0"/>
                                <w:numId w:val="43"/>
                              </w:numPr>
                            </w:pPr>
                            <w:r w:rsidRPr="008F306D">
                              <w:rPr>
                                <w:b/>
                                <w:bCs/>
                              </w:rPr>
                              <w:t>HADDR</w:t>
                            </w:r>
                            <w:r w:rsidRPr="0092532A">
                              <w:t xml:space="preserve"> address bus is reconfigurable to widths of </w:t>
                            </w:r>
                            <w:r w:rsidRPr="008F306D">
                              <w:rPr>
                                <w:b/>
                                <w:bCs/>
                              </w:rPr>
                              <w:t>10 &amp; 16 &amp; 32</w:t>
                            </w:r>
                            <w:r w:rsidRPr="0092532A">
                              <w:t xml:space="preserve">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F4E8" id="Rectangle: Rounded Corners 24" o:spid="_x0000_s1042" style="position:absolute;margin-left:272.25pt;margin-top:2.7pt;width:273.75pt;height:164.2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" fillcolor="#741230" stroked="f">
                <v:textbox>
                  <w:txbxContent>
                    <w:p w14:paraId="4B8F6FAC" w14:textId="77777777" w:rsidR="0092532A" w:rsidRDefault="0092532A" w:rsidP="0092532A">
                      <w:r w:rsidRPr="0092532A">
                        <w:rPr>
                          <w:u w:val="single"/>
                        </w:rPr>
                        <w:t>Re-Configurable Design:</w:t>
                      </w:r>
                      <w:r w:rsidRPr="0092532A">
                        <w:t xml:space="preserve"> </w:t>
                      </w:r>
                    </w:p>
                    <w:p w14:paraId="3607F352" w14:textId="633035DE" w:rsidR="0092532A" w:rsidRDefault="0092532A" w:rsidP="0092532A">
                      <w:pPr>
                        <w:pStyle w:val="ListParagraph"/>
                        <w:numPr>
                          <w:ilvl w:val="0"/>
                          <w:numId w:val="43"/>
                        </w:numPr>
                      </w:pPr>
                      <w:r w:rsidRPr="008F306D">
                        <w:rPr>
                          <w:b/>
                          <w:bCs/>
                        </w:rPr>
                        <w:t>HWDATA &amp; HRDATA</w:t>
                      </w:r>
                      <w:r w:rsidRPr="0092532A">
                        <w:t xml:space="preserve"> data busses are reconfigurable to different widths </w:t>
                      </w:r>
                      <w:r w:rsidRPr="008F306D">
                        <w:rPr>
                          <w:b/>
                          <w:bCs/>
                        </w:rPr>
                        <w:t xml:space="preserve">(32, 64, 128, 256, 512, 1024) </w:t>
                      </w:r>
                      <w:r w:rsidRPr="0092532A">
                        <w:t>as per the specification document.</w:t>
                      </w:r>
                    </w:p>
                    <w:p w14:paraId="65DCB8A8" w14:textId="6FC36509" w:rsidR="0092532A" w:rsidRDefault="0092532A" w:rsidP="0092532A">
                      <w:pPr>
                        <w:pStyle w:val="ListParagraph"/>
                        <w:numPr>
                          <w:ilvl w:val="0"/>
                          <w:numId w:val="43"/>
                        </w:numPr>
                      </w:pPr>
                      <w:r w:rsidRPr="008F306D">
                        <w:rPr>
                          <w:b/>
                          <w:bCs/>
                        </w:rPr>
                        <w:t>HADDR</w:t>
                      </w:r>
                      <w:r w:rsidRPr="0092532A">
                        <w:t xml:space="preserve"> address bus is reconfigurable to widths of </w:t>
                      </w:r>
                      <w:r w:rsidRPr="008F306D">
                        <w:rPr>
                          <w:b/>
                          <w:bCs/>
                        </w:rPr>
                        <w:t>10 &amp; 16 &amp; 32</w:t>
                      </w:r>
                      <w:r w:rsidRPr="0092532A">
                        <w:t xml:space="preserve"> bits.</w:t>
                      </w:r>
                    </w:p>
                  </w:txbxContent>
                </v:textbox>
              </v:roundrect>
            </w:pict>
          </mc:Fallback>
        </mc:AlternateContent>
      </w:r>
    </w:p>
    <w:p w14:paraId="5A2221CF" w14:textId="531A1EC0" w:rsidR="00DE18E4" w:rsidRDefault="0092532A" w:rsidP="00DE18E4">
      <w:r>
        <w:rPr>
          <w:noProof/>
        </w:rPr>
        <mc:AlternateContent>
          <mc:Choice Requires="wps">
            <w:drawing>
              <wp:anchor distT="45720" distB="45720" distL="114300" distR="114300" simplePos="0" relativeHeight="251658276" behindDoc="0" locked="0" layoutInCell="1" allowOverlap="1" wp14:anchorId="0B197EAC" wp14:editId="11DF93E2">
                <wp:simplePos x="0" y="0"/>
                <wp:positionH relativeFrom="margin">
                  <wp:posOffset>0</wp:posOffset>
                </wp:positionH>
                <wp:positionV relativeFrom="paragraph">
                  <wp:posOffset>22225</wp:posOffset>
                </wp:positionV>
                <wp:extent cx="3295650" cy="1404620"/>
                <wp:effectExtent l="0" t="0" r="0" b="3810"/>
                <wp:wrapSquare wrapText="bothSides"/>
                <wp:docPr id="2034509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noFill/>
                        <a:ln w="9525">
                          <a:noFill/>
                          <a:miter lim="800000"/>
                          <a:headEnd/>
                          <a:tailEnd/>
                        </a:ln>
                      </wps:spPr>
                      <wps:txbx>
                        <w:txbxContent>
                          <w:p w14:paraId="290F15D0" w14:textId="77777777" w:rsidR="003B41CA" w:rsidRDefault="003B41CA" w:rsidP="003B41CA">
                            <w:pPr>
                              <w:rPr>
                                <w:u w:val="single"/>
                              </w:rPr>
                            </w:pPr>
                            <w:r w:rsidRPr="003B41CA">
                              <w:rPr>
                                <w:u w:val="single"/>
                              </w:rPr>
                              <w:t xml:space="preserve">Subordinate 4: </w:t>
                            </w:r>
                          </w:p>
                          <w:p w14:paraId="5E0F7EE6" w14:textId="77777777" w:rsidR="003B41CA" w:rsidRPr="003B41CA" w:rsidRDefault="003B41CA" w:rsidP="003B41CA">
                            <w:pPr>
                              <w:pStyle w:val="ListParagraph"/>
                              <w:numPr>
                                <w:ilvl w:val="0"/>
                                <w:numId w:val="42"/>
                              </w:numPr>
                              <w:rPr>
                                <w:sz w:val="20"/>
                                <w:szCs w:val="20"/>
                              </w:rPr>
                            </w:pPr>
                            <w:r w:rsidRPr="003B41CA">
                              <w:rPr>
                                <w:b/>
                                <w:bCs/>
                              </w:rPr>
                              <w:t>Acting as the default subordinate</w:t>
                            </w:r>
                            <w:r w:rsidRPr="003B41CA">
                              <w:t xml:space="preserve"> which is prescribed in the specifications document.</w:t>
                            </w:r>
                          </w:p>
                          <w:p w14:paraId="6001ED6C" w14:textId="75FE79C4" w:rsidR="003B41CA" w:rsidRPr="003B41CA" w:rsidRDefault="003B41CA" w:rsidP="003B41CA">
                            <w:pPr>
                              <w:pStyle w:val="ListParagraph"/>
                              <w:numPr>
                                <w:ilvl w:val="0"/>
                                <w:numId w:val="42"/>
                              </w:numPr>
                              <w:rPr>
                                <w:color w:val="C00000"/>
                                <w:sz w:val="20"/>
                                <w:szCs w:val="20"/>
                              </w:rPr>
                            </w:pPr>
                            <w:r w:rsidRPr="003B41CA">
                              <w:rPr>
                                <w:color w:val="C00000"/>
                              </w:rPr>
                              <w:t>Answering each select with an ERROR as well as a READY</w:t>
                            </w:r>
                            <w:r>
                              <w:rPr>
                                <w:color w:val="C00000"/>
                              </w:rPr>
                              <w:t xml:space="preserve"> </w:t>
                            </w:r>
                            <w:r w:rsidRPr="003B41CA">
                              <w:rPr>
                                <w:color w:val="C00000"/>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197EAC" id="_x0000_s1043" type="#_x0000_t202" style="position:absolute;margin-left:0;margin-top:1.75pt;width:259.5pt;height:110.6pt;z-index:2516582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B6AAIAANYDAAAOAAAAZHJzL2Uyb0RvYy54bWysU8tu2zAQvBfoPxC815Jd24k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" filled="f" stroked="f">
                <v:textbox style="mso-fit-shape-to-text:t">
                  <w:txbxContent>
                    <w:p w14:paraId="290F15D0" w14:textId="77777777" w:rsidR="003B41CA" w:rsidRDefault="003B41CA" w:rsidP="003B41CA">
                      <w:pPr>
                        <w:rPr>
                          <w:u w:val="single"/>
                        </w:rPr>
                      </w:pPr>
                      <w:r w:rsidRPr="003B41CA">
                        <w:rPr>
                          <w:u w:val="single"/>
                        </w:rPr>
                        <w:t xml:space="preserve">Subordinate 4: </w:t>
                      </w:r>
                    </w:p>
                    <w:p w14:paraId="5E0F7EE6" w14:textId="77777777" w:rsidR="003B41CA" w:rsidRPr="003B41CA" w:rsidRDefault="003B41CA" w:rsidP="003B41CA">
                      <w:pPr>
                        <w:pStyle w:val="ListParagraph"/>
                        <w:numPr>
                          <w:ilvl w:val="0"/>
                          <w:numId w:val="42"/>
                        </w:numPr>
                        <w:rPr>
                          <w:sz w:val="20"/>
                          <w:szCs w:val="20"/>
                        </w:rPr>
                      </w:pPr>
                      <w:r w:rsidRPr="003B41CA">
                        <w:rPr>
                          <w:b/>
                          <w:bCs/>
                        </w:rPr>
                        <w:t>Acting as the default subordinate</w:t>
                      </w:r>
                      <w:r w:rsidRPr="003B41CA">
                        <w:t xml:space="preserve"> which is prescribed in the specifications document.</w:t>
                      </w:r>
                    </w:p>
                    <w:p w14:paraId="6001ED6C" w14:textId="75FE79C4" w:rsidR="003B41CA" w:rsidRPr="003B41CA" w:rsidRDefault="003B41CA" w:rsidP="003B41CA">
                      <w:pPr>
                        <w:pStyle w:val="ListParagraph"/>
                        <w:numPr>
                          <w:ilvl w:val="0"/>
                          <w:numId w:val="42"/>
                        </w:numPr>
                        <w:rPr>
                          <w:color w:val="C00000"/>
                          <w:sz w:val="20"/>
                          <w:szCs w:val="20"/>
                        </w:rPr>
                      </w:pPr>
                      <w:r w:rsidRPr="003B41CA">
                        <w:rPr>
                          <w:color w:val="C00000"/>
                        </w:rPr>
                        <w:t>Answering each select with an ERROR as well as a READY</w:t>
                      </w:r>
                      <w:r>
                        <w:rPr>
                          <w:color w:val="C00000"/>
                        </w:rPr>
                        <w:t xml:space="preserve"> </w:t>
                      </w:r>
                      <w:r w:rsidRPr="003B41CA">
                        <w:rPr>
                          <w:color w:val="C00000"/>
                        </w:rPr>
                        <w:t>response.</w:t>
                      </w:r>
                    </w:p>
                  </w:txbxContent>
                </v:textbox>
                <w10:wrap type="square" anchorx="margin"/>
              </v:shape>
            </w:pict>
          </mc:Fallback>
        </mc:AlternateContent>
      </w:r>
    </w:p>
    <w:p w14:paraId="14217338" w14:textId="0F1AF10A" w:rsidR="00DE18E4" w:rsidRDefault="00DE18E4" w:rsidP="00DE18E4"/>
    <w:p w14:paraId="63EAC79C" w14:textId="2659C320" w:rsidR="00DE18E4" w:rsidRDefault="00DE18E4" w:rsidP="00DE18E4"/>
    <w:p w14:paraId="1BDE64F8" w14:textId="239B8AEB" w:rsidR="00DE18E4" w:rsidRDefault="00DE18E4" w:rsidP="00DE18E4"/>
    <w:p w14:paraId="1073003B" w14:textId="2F54CB33" w:rsidR="00DE18E4" w:rsidRDefault="003B41CA" w:rsidP="00DE18E4">
      <w:r>
        <w:rPr>
          <w:noProof/>
        </w:rPr>
        <mc:AlternateContent>
          <mc:Choice Requires="wps">
            <w:drawing>
              <wp:anchor distT="45720" distB="45720" distL="114300" distR="114300" simplePos="0" relativeHeight="251658277" behindDoc="0" locked="0" layoutInCell="1" allowOverlap="1" wp14:anchorId="555CA37C" wp14:editId="308B80AC">
                <wp:simplePos x="0" y="0"/>
                <wp:positionH relativeFrom="margin">
                  <wp:posOffset>-635</wp:posOffset>
                </wp:positionH>
                <wp:positionV relativeFrom="paragraph">
                  <wp:posOffset>277495</wp:posOffset>
                </wp:positionV>
                <wp:extent cx="3286125" cy="1404620"/>
                <wp:effectExtent l="0" t="0" r="0" b="0"/>
                <wp:wrapSquare wrapText="bothSides"/>
                <wp:docPr id="972246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404620"/>
                        </a:xfrm>
                        <a:prstGeom prst="rect">
                          <a:avLst/>
                        </a:prstGeom>
                        <a:noFill/>
                        <a:ln w="9525">
                          <a:noFill/>
                          <a:miter lim="800000"/>
                          <a:headEnd/>
                          <a:tailEnd/>
                        </a:ln>
                      </wps:spPr>
                      <wps:txbx>
                        <w:txbxContent>
                          <w:p w14:paraId="202AAF93" w14:textId="2A8FD253" w:rsidR="003B41CA" w:rsidRDefault="003B41CA" w:rsidP="003B41CA">
                            <w:pPr>
                              <w:rPr>
                                <w:u w:val="single"/>
                              </w:rPr>
                            </w:pPr>
                            <w:r w:rsidRPr="003B41CA">
                              <w:rPr>
                                <w:u w:val="single"/>
                              </w:rPr>
                              <w:t xml:space="preserve">Subordinate </w:t>
                            </w:r>
                            <w:r>
                              <w:rPr>
                                <w:u w:val="single"/>
                              </w:rPr>
                              <w:t>5</w:t>
                            </w:r>
                            <w:r w:rsidRPr="003B41CA">
                              <w:rPr>
                                <w:u w:val="single"/>
                              </w:rPr>
                              <w:t xml:space="preserve">: </w:t>
                            </w:r>
                          </w:p>
                          <w:p w14:paraId="6E700FBE" w14:textId="77777777" w:rsidR="003B41CA" w:rsidRPr="003B41CA" w:rsidRDefault="003B41CA" w:rsidP="003B41CA">
                            <w:pPr>
                              <w:pStyle w:val="ListParagraph"/>
                              <w:numPr>
                                <w:ilvl w:val="0"/>
                                <w:numId w:val="42"/>
                              </w:numPr>
                              <w:rPr>
                                <w:color w:val="C00000"/>
                                <w:sz w:val="20"/>
                                <w:szCs w:val="20"/>
                              </w:rPr>
                            </w:pPr>
                            <w:r w:rsidRPr="003B41CA">
                              <w:rPr>
                                <w:b/>
                                <w:bCs/>
                              </w:rPr>
                              <w:t xml:space="preserve">Acting as normal subordinates </w:t>
                            </w:r>
                            <w:r w:rsidRPr="003B41CA">
                              <w:t>integrated with memory blocks (ROMs).</w:t>
                            </w:r>
                            <w:r w:rsidRPr="003B41CA">
                              <w:rPr>
                                <w:b/>
                                <w:bCs/>
                              </w:rPr>
                              <w:t xml:space="preserve"> </w:t>
                            </w:r>
                          </w:p>
                          <w:p w14:paraId="742B71D3" w14:textId="0706AF3C" w:rsidR="003B41CA" w:rsidRPr="003B41CA" w:rsidRDefault="003B41CA" w:rsidP="003B41CA">
                            <w:pPr>
                              <w:pStyle w:val="ListParagraph"/>
                              <w:numPr>
                                <w:ilvl w:val="0"/>
                                <w:numId w:val="42"/>
                              </w:numPr>
                              <w:rPr>
                                <w:color w:val="C00000"/>
                                <w:sz w:val="20"/>
                                <w:szCs w:val="20"/>
                              </w:rPr>
                            </w:pPr>
                            <w:r w:rsidRPr="003B41CA">
                              <w:rPr>
                                <w:color w:val="C00000"/>
                              </w:rPr>
                              <w:t xml:space="preserve">Requiring a specified privilege level from HPROT for WRITE </w:t>
                            </w:r>
                            <w:r w:rsidRPr="008F306D">
                              <w:rPr>
                                <w:color w:val="000000" w:themeColor="text1"/>
                              </w:rPr>
                              <w:t>operations.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CA37C" id="_x0000_s1044" type="#_x0000_t202" style="position:absolute;margin-left:-.05pt;margin-top:21.85pt;width:258.75pt;height:110.6pt;z-index:25165827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" filled="f" stroked="f">
                <v:textbox style="mso-fit-shape-to-text:t">
                  <w:txbxContent>
                    <w:p w14:paraId="202AAF93" w14:textId="2A8FD253" w:rsidR="003B41CA" w:rsidRDefault="003B41CA" w:rsidP="003B41CA">
                      <w:pPr>
                        <w:rPr>
                          <w:u w:val="single"/>
                        </w:rPr>
                      </w:pPr>
                      <w:r w:rsidRPr="003B41CA">
                        <w:rPr>
                          <w:u w:val="single"/>
                        </w:rPr>
                        <w:t xml:space="preserve">Subordinate </w:t>
                      </w:r>
                      <w:r>
                        <w:rPr>
                          <w:u w:val="single"/>
                        </w:rPr>
                        <w:t>5</w:t>
                      </w:r>
                      <w:r w:rsidRPr="003B41CA">
                        <w:rPr>
                          <w:u w:val="single"/>
                        </w:rPr>
                        <w:t xml:space="preserve">: </w:t>
                      </w:r>
                    </w:p>
                    <w:p w14:paraId="6E700FBE" w14:textId="77777777" w:rsidR="003B41CA" w:rsidRPr="003B41CA" w:rsidRDefault="003B41CA" w:rsidP="003B41CA">
                      <w:pPr>
                        <w:pStyle w:val="ListParagraph"/>
                        <w:numPr>
                          <w:ilvl w:val="0"/>
                          <w:numId w:val="42"/>
                        </w:numPr>
                        <w:rPr>
                          <w:color w:val="C00000"/>
                          <w:sz w:val="20"/>
                          <w:szCs w:val="20"/>
                        </w:rPr>
                      </w:pPr>
                      <w:r w:rsidRPr="003B41CA">
                        <w:rPr>
                          <w:b/>
                          <w:bCs/>
                        </w:rPr>
                        <w:t xml:space="preserve">Acting as normal subordinates </w:t>
                      </w:r>
                      <w:r w:rsidRPr="003B41CA">
                        <w:t>integrated with memory blocks (ROMs).</w:t>
                      </w:r>
                      <w:r w:rsidRPr="003B41CA">
                        <w:rPr>
                          <w:b/>
                          <w:bCs/>
                        </w:rPr>
                        <w:t xml:space="preserve"> </w:t>
                      </w:r>
                    </w:p>
                    <w:p w14:paraId="742B71D3" w14:textId="0706AF3C" w:rsidR="003B41CA" w:rsidRPr="003B41CA" w:rsidRDefault="003B41CA" w:rsidP="003B41CA">
                      <w:pPr>
                        <w:pStyle w:val="ListParagraph"/>
                        <w:numPr>
                          <w:ilvl w:val="0"/>
                          <w:numId w:val="42"/>
                        </w:numPr>
                        <w:rPr>
                          <w:color w:val="C00000"/>
                          <w:sz w:val="20"/>
                          <w:szCs w:val="20"/>
                        </w:rPr>
                      </w:pPr>
                      <w:r w:rsidRPr="003B41CA">
                        <w:rPr>
                          <w:color w:val="C00000"/>
                        </w:rPr>
                        <w:t xml:space="preserve">Requiring a specified privilege level from HPROT for WRITE </w:t>
                      </w:r>
                      <w:r w:rsidRPr="008F306D">
                        <w:rPr>
                          <w:color w:val="000000" w:themeColor="text1"/>
                        </w:rPr>
                        <w:t>operations.</w:t>
                      </w:r>
                    </w:p>
                  </w:txbxContent>
                </v:textbox>
                <w10:wrap type="square" anchorx="margin"/>
              </v:shape>
            </w:pict>
          </mc:Fallback>
        </mc:AlternateContent>
      </w:r>
    </w:p>
    <w:p w14:paraId="783102A3" w14:textId="7A389CD0" w:rsidR="00DE18E4" w:rsidRDefault="00DE18E4" w:rsidP="00DE18E4"/>
    <w:p w14:paraId="10D8059F" w14:textId="68E4D9B6" w:rsidR="00DE18E4" w:rsidRDefault="008F306D" w:rsidP="00DE18E4">
      <w:r>
        <w:rPr>
          <w:noProof/>
        </w:rPr>
        <mc:AlternateContent>
          <mc:Choice Requires="wps">
            <w:drawing>
              <wp:anchor distT="0" distB="0" distL="114300" distR="114300" simplePos="0" relativeHeight="251658280" behindDoc="0" locked="0" layoutInCell="1" allowOverlap="1" wp14:anchorId="729F5266" wp14:editId="13A6849B">
                <wp:simplePos x="0" y="0"/>
                <wp:positionH relativeFrom="column">
                  <wp:posOffset>3419475</wp:posOffset>
                </wp:positionH>
                <wp:positionV relativeFrom="paragraph">
                  <wp:posOffset>81915</wp:posOffset>
                </wp:positionV>
                <wp:extent cx="3524250" cy="2085975"/>
                <wp:effectExtent l="0" t="0" r="0" b="9525"/>
                <wp:wrapNone/>
                <wp:docPr id="657391266" name="Rectangle: Rounded Corners 24"/>
                <wp:cNvGraphicFramePr/>
                <a:graphic xmlns:a="http://schemas.openxmlformats.org/drawingml/2006/main">
                  <a:graphicData uri="http://schemas.microsoft.com/office/word/2010/wordprocessingShape">
                    <wps:wsp>
                      <wps:cNvSpPr/>
                      <wps:spPr>
                        <a:xfrm>
                          <a:off x="0" y="0"/>
                          <a:ext cx="3524250" cy="2085975"/>
                        </a:xfrm>
                        <a:prstGeom prst="roundRect">
                          <a:avLst/>
                        </a:prstGeom>
                        <a:solidFill>
                          <a:schemeClr val="tx1"/>
                        </a:solidFill>
                        <a:ln>
                          <a:noFill/>
                        </a:ln>
                      </wps:spPr>
                      <wps:style>
                        <a:lnRef idx="0">
                          <a:scrgbClr r="0" g="0" b="0"/>
                        </a:lnRef>
                        <a:fillRef idx="0">
                          <a:scrgbClr r="0" g="0" b="0"/>
                        </a:fillRef>
                        <a:effectRef idx="0">
                          <a:scrgbClr r="0" g="0" b="0"/>
                        </a:effectRef>
                        <a:fontRef idx="minor">
                          <a:schemeClr val="lt1"/>
                        </a:fontRef>
                      </wps:style>
                      <wps:txbx>
                        <w:txbxContent>
                          <w:p w14:paraId="6F6A1F1E" w14:textId="77777777" w:rsidR="008F306D" w:rsidRPr="008F306D" w:rsidRDefault="008F306D" w:rsidP="008F306D">
                            <w:pPr>
                              <w:rPr>
                                <w:u w:val="single"/>
                              </w:rPr>
                            </w:pPr>
                            <w:r w:rsidRPr="008F306D">
                              <w:rPr>
                                <w:u w:val="single"/>
                              </w:rPr>
                              <w:t>Further Additions:</w:t>
                            </w:r>
                          </w:p>
                          <w:p w14:paraId="1F9152AE" w14:textId="77777777" w:rsidR="008F306D" w:rsidRDefault="008F306D" w:rsidP="008F306D">
                            <w:pPr>
                              <w:pStyle w:val="ListParagraph"/>
                              <w:numPr>
                                <w:ilvl w:val="0"/>
                                <w:numId w:val="44"/>
                              </w:numPr>
                            </w:pPr>
                            <w:r w:rsidRPr="008F306D">
                              <w:t xml:space="preserve">For challenging verification dilemmas, I elected to </w:t>
                            </w:r>
                            <w:r w:rsidRPr="008F306D">
                              <w:rPr>
                                <w:b/>
                                <w:bCs/>
                              </w:rPr>
                              <w:t>use ROMs instead of RAMs</w:t>
                            </w:r>
                            <w:r w:rsidRPr="008F306D">
                              <w:t>.</w:t>
                            </w:r>
                          </w:p>
                          <w:p w14:paraId="2C38FFA8" w14:textId="7D22151F" w:rsidR="008F306D" w:rsidRPr="008F306D" w:rsidRDefault="008F306D" w:rsidP="008F306D">
                            <w:pPr>
                              <w:pStyle w:val="ListParagraph"/>
                              <w:numPr>
                                <w:ilvl w:val="0"/>
                                <w:numId w:val="44"/>
                              </w:numPr>
                            </w:pPr>
                            <w:r w:rsidRPr="008F306D">
                              <w:t xml:space="preserve">The data being transmitted is either opcode/data (not accounted for) while also being </w:t>
                            </w:r>
                            <w:r w:rsidRPr="008F306D">
                              <w:rPr>
                                <w:b/>
                                <w:bCs/>
                              </w:rPr>
                              <w:t>non-cacheable and non-</w:t>
                            </w:r>
                            <w:proofErr w:type="spellStart"/>
                            <w:r w:rsidRPr="008F306D">
                              <w:rPr>
                                <w:b/>
                                <w:bCs/>
                              </w:rPr>
                              <w:t>bufferable</w:t>
                            </w:r>
                            <w:proofErr w:type="spellEnd"/>
                            <w:r w:rsidRPr="008F306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F5266" id="_x0000_s1045" style="position:absolute;margin-left:269.25pt;margin-top:6.45pt;width:277.5pt;height:164.2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" fillcolor="black [3213]" stroked="f">
                <v:textbox>
                  <w:txbxContent>
                    <w:p w14:paraId="6F6A1F1E" w14:textId="77777777" w:rsidR="008F306D" w:rsidRPr="008F306D" w:rsidRDefault="008F306D" w:rsidP="008F306D">
                      <w:pPr>
                        <w:rPr>
                          <w:u w:val="single"/>
                        </w:rPr>
                      </w:pPr>
                      <w:r w:rsidRPr="008F306D">
                        <w:rPr>
                          <w:u w:val="single"/>
                        </w:rPr>
                        <w:t>Further Additions:</w:t>
                      </w:r>
                    </w:p>
                    <w:p w14:paraId="1F9152AE" w14:textId="77777777" w:rsidR="008F306D" w:rsidRDefault="008F306D" w:rsidP="008F306D">
                      <w:pPr>
                        <w:pStyle w:val="ListParagraph"/>
                        <w:numPr>
                          <w:ilvl w:val="0"/>
                          <w:numId w:val="44"/>
                        </w:numPr>
                      </w:pPr>
                      <w:r w:rsidRPr="008F306D">
                        <w:t xml:space="preserve">For challenging verification dilemmas, I elected to </w:t>
                      </w:r>
                      <w:r w:rsidRPr="008F306D">
                        <w:rPr>
                          <w:b/>
                          <w:bCs/>
                        </w:rPr>
                        <w:t>use ROMs instead of RAMs</w:t>
                      </w:r>
                      <w:r w:rsidRPr="008F306D">
                        <w:t>.</w:t>
                      </w:r>
                    </w:p>
                    <w:p w14:paraId="2C38FFA8" w14:textId="7D22151F" w:rsidR="008F306D" w:rsidRPr="008F306D" w:rsidRDefault="008F306D" w:rsidP="008F306D">
                      <w:pPr>
                        <w:pStyle w:val="ListParagraph"/>
                        <w:numPr>
                          <w:ilvl w:val="0"/>
                          <w:numId w:val="44"/>
                        </w:numPr>
                      </w:pPr>
                      <w:r w:rsidRPr="008F306D">
                        <w:t xml:space="preserve">The data being transmitted is either opcode/data (not accounted for) while also being </w:t>
                      </w:r>
                      <w:r w:rsidRPr="008F306D">
                        <w:rPr>
                          <w:b/>
                          <w:bCs/>
                        </w:rPr>
                        <w:t>non-cacheable and non-</w:t>
                      </w:r>
                      <w:proofErr w:type="spellStart"/>
                      <w:r w:rsidRPr="008F306D">
                        <w:rPr>
                          <w:b/>
                          <w:bCs/>
                        </w:rPr>
                        <w:t>bufferable</w:t>
                      </w:r>
                      <w:proofErr w:type="spellEnd"/>
                      <w:r w:rsidRPr="008F306D">
                        <w:t>.</w:t>
                      </w:r>
                    </w:p>
                  </w:txbxContent>
                </v:textbox>
              </v:roundrect>
            </w:pict>
          </mc:Fallback>
        </mc:AlternateContent>
      </w:r>
    </w:p>
    <w:p w14:paraId="54AC0294" w14:textId="688F29CF" w:rsidR="00DE18E4" w:rsidRDefault="00DE18E4" w:rsidP="00DE18E4"/>
    <w:p w14:paraId="2420DE6F" w14:textId="36E42D67" w:rsidR="00DE18E4" w:rsidRDefault="00DE18E4" w:rsidP="00DE18E4"/>
    <w:p w14:paraId="16DD2E57" w14:textId="6AAEA540" w:rsidR="00DE18E4" w:rsidRDefault="0092532A" w:rsidP="00DE18E4">
      <w:r>
        <w:rPr>
          <w:noProof/>
        </w:rPr>
        <mc:AlternateContent>
          <mc:Choice Requires="wps">
            <w:drawing>
              <wp:anchor distT="45720" distB="45720" distL="114300" distR="114300" simplePos="0" relativeHeight="251658278" behindDoc="0" locked="0" layoutInCell="1" allowOverlap="1" wp14:anchorId="575A85C9" wp14:editId="00CFFCDF">
                <wp:simplePos x="0" y="0"/>
                <wp:positionH relativeFrom="margin">
                  <wp:posOffset>9525</wp:posOffset>
                </wp:positionH>
                <wp:positionV relativeFrom="paragraph">
                  <wp:posOffset>26035</wp:posOffset>
                </wp:positionV>
                <wp:extent cx="3219450" cy="1714500"/>
                <wp:effectExtent l="0" t="0" r="0" b="0"/>
                <wp:wrapSquare wrapText="bothSides"/>
                <wp:docPr id="1844832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714500"/>
                        </a:xfrm>
                        <a:prstGeom prst="rect">
                          <a:avLst/>
                        </a:prstGeom>
                        <a:noFill/>
                        <a:ln w="9525">
                          <a:noFill/>
                          <a:miter lim="800000"/>
                          <a:headEnd/>
                          <a:tailEnd/>
                        </a:ln>
                      </wps:spPr>
                      <wps:txbx>
                        <w:txbxContent>
                          <w:p w14:paraId="42C829E6" w14:textId="2F3D8371" w:rsidR="003B41CA" w:rsidRDefault="003B41CA" w:rsidP="003B41CA">
                            <w:pPr>
                              <w:rPr>
                                <w:u w:val="single"/>
                              </w:rPr>
                            </w:pPr>
                            <w:r w:rsidRPr="003B41CA">
                              <w:rPr>
                                <w:u w:val="single"/>
                              </w:rPr>
                              <w:t xml:space="preserve">Subordinate </w:t>
                            </w:r>
                            <w:r>
                              <w:rPr>
                                <w:u w:val="single"/>
                              </w:rPr>
                              <w:t>6</w:t>
                            </w:r>
                            <w:r w:rsidRPr="003B41CA">
                              <w:rPr>
                                <w:u w:val="single"/>
                              </w:rPr>
                              <w:t xml:space="preserve">: </w:t>
                            </w:r>
                          </w:p>
                          <w:p w14:paraId="13FC2204" w14:textId="77777777" w:rsidR="003B41CA" w:rsidRPr="003B41CA" w:rsidRDefault="003B41CA" w:rsidP="003B41CA">
                            <w:pPr>
                              <w:pStyle w:val="ListParagraph"/>
                              <w:numPr>
                                <w:ilvl w:val="0"/>
                                <w:numId w:val="42"/>
                              </w:numPr>
                              <w:rPr>
                                <w:color w:val="C00000"/>
                                <w:sz w:val="20"/>
                                <w:szCs w:val="20"/>
                              </w:rPr>
                            </w:pPr>
                            <w:r w:rsidRPr="003B41CA">
                              <w:rPr>
                                <w:b/>
                                <w:bCs/>
                              </w:rPr>
                              <w:t xml:space="preserve">Acting as normal subordinates </w:t>
                            </w:r>
                            <w:r w:rsidRPr="003B41CA">
                              <w:t>integrated with memory blocks (ROMs).</w:t>
                            </w:r>
                            <w:r w:rsidRPr="003B41CA">
                              <w:rPr>
                                <w:b/>
                                <w:bCs/>
                              </w:rPr>
                              <w:t xml:space="preserve"> </w:t>
                            </w:r>
                          </w:p>
                          <w:p w14:paraId="4AB1B58A" w14:textId="489C707F" w:rsidR="003B41CA" w:rsidRPr="003B41CA" w:rsidRDefault="003B41CA" w:rsidP="003B41CA">
                            <w:pPr>
                              <w:pStyle w:val="ListParagraph"/>
                              <w:numPr>
                                <w:ilvl w:val="0"/>
                                <w:numId w:val="42"/>
                              </w:numPr>
                              <w:rPr>
                                <w:color w:val="C00000"/>
                                <w:sz w:val="20"/>
                                <w:szCs w:val="20"/>
                              </w:rPr>
                            </w:pPr>
                            <w:r w:rsidRPr="003B41CA">
                              <w:rPr>
                                <w:color w:val="C00000"/>
                              </w:rPr>
                              <w:t xml:space="preserve">Requiring a specified privilege level from HPROT for WRITE &amp; READ </w:t>
                            </w:r>
                            <w:r w:rsidRPr="008F306D">
                              <w:rPr>
                                <w:color w:val="000000" w:themeColor="text1"/>
                              </w:rPr>
                              <w:t>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A85C9" id="_x0000_s1046" type="#_x0000_t202" style="position:absolute;margin-left:.75pt;margin-top:2.05pt;width:253.5pt;height:135pt;z-index:2516582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" filled="f" stroked="f">
                <v:textbox>
                  <w:txbxContent>
                    <w:p w14:paraId="42C829E6" w14:textId="2F3D8371" w:rsidR="003B41CA" w:rsidRDefault="003B41CA" w:rsidP="003B41CA">
                      <w:pPr>
                        <w:rPr>
                          <w:u w:val="single"/>
                        </w:rPr>
                      </w:pPr>
                      <w:r w:rsidRPr="003B41CA">
                        <w:rPr>
                          <w:u w:val="single"/>
                        </w:rPr>
                        <w:t xml:space="preserve">Subordinate </w:t>
                      </w:r>
                      <w:r>
                        <w:rPr>
                          <w:u w:val="single"/>
                        </w:rPr>
                        <w:t>6</w:t>
                      </w:r>
                      <w:r w:rsidRPr="003B41CA">
                        <w:rPr>
                          <w:u w:val="single"/>
                        </w:rPr>
                        <w:t xml:space="preserve">: </w:t>
                      </w:r>
                    </w:p>
                    <w:p w14:paraId="13FC2204" w14:textId="77777777" w:rsidR="003B41CA" w:rsidRPr="003B41CA" w:rsidRDefault="003B41CA" w:rsidP="003B41CA">
                      <w:pPr>
                        <w:pStyle w:val="ListParagraph"/>
                        <w:numPr>
                          <w:ilvl w:val="0"/>
                          <w:numId w:val="42"/>
                        </w:numPr>
                        <w:rPr>
                          <w:color w:val="C00000"/>
                          <w:sz w:val="20"/>
                          <w:szCs w:val="20"/>
                        </w:rPr>
                      </w:pPr>
                      <w:r w:rsidRPr="003B41CA">
                        <w:rPr>
                          <w:b/>
                          <w:bCs/>
                        </w:rPr>
                        <w:t xml:space="preserve">Acting as normal subordinates </w:t>
                      </w:r>
                      <w:r w:rsidRPr="003B41CA">
                        <w:t>integrated with memory blocks (ROMs).</w:t>
                      </w:r>
                      <w:r w:rsidRPr="003B41CA">
                        <w:rPr>
                          <w:b/>
                          <w:bCs/>
                        </w:rPr>
                        <w:t xml:space="preserve"> </w:t>
                      </w:r>
                    </w:p>
                    <w:p w14:paraId="4AB1B58A" w14:textId="489C707F" w:rsidR="003B41CA" w:rsidRPr="003B41CA" w:rsidRDefault="003B41CA" w:rsidP="003B41CA">
                      <w:pPr>
                        <w:pStyle w:val="ListParagraph"/>
                        <w:numPr>
                          <w:ilvl w:val="0"/>
                          <w:numId w:val="42"/>
                        </w:numPr>
                        <w:rPr>
                          <w:color w:val="C00000"/>
                          <w:sz w:val="20"/>
                          <w:szCs w:val="20"/>
                        </w:rPr>
                      </w:pPr>
                      <w:r w:rsidRPr="003B41CA">
                        <w:rPr>
                          <w:color w:val="C00000"/>
                        </w:rPr>
                        <w:t xml:space="preserve">Requiring a specified privilege level from HPROT for WRITE &amp; READ </w:t>
                      </w:r>
                      <w:r w:rsidRPr="008F306D">
                        <w:rPr>
                          <w:color w:val="000000" w:themeColor="text1"/>
                        </w:rPr>
                        <w:t>operations.</w:t>
                      </w:r>
                    </w:p>
                  </w:txbxContent>
                </v:textbox>
                <w10:wrap type="square" anchorx="margin"/>
              </v:shape>
            </w:pict>
          </mc:Fallback>
        </mc:AlternateContent>
      </w:r>
    </w:p>
    <w:p w14:paraId="589201B8" w14:textId="77B992AF" w:rsidR="00DE18E4" w:rsidRDefault="00DE18E4" w:rsidP="00DE18E4"/>
    <w:p w14:paraId="0EAB1FD3" w14:textId="76D79166" w:rsidR="00DE18E4" w:rsidRDefault="00DE18E4" w:rsidP="00DE18E4"/>
    <w:p w14:paraId="0B958DA5" w14:textId="17926852" w:rsidR="00DE18E4" w:rsidRDefault="00DE18E4" w:rsidP="00DE18E4"/>
    <w:p w14:paraId="39A4B156" w14:textId="77777777" w:rsidR="00DE18E4" w:rsidRDefault="00DE18E4" w:rsidP="00DE18E4"/>
    <w:p w14:paraId="2F22C5E7" w14:textId="77777777" w:rsidR="00DE18E4" w:rsidRDefault="00DE18E4" w:rsidP="00DE18E4"/>
    <w:p w14:paraId="2F17D46D" w14:textId="77777777" w:rsidR="00DE18E4" w:rsidRDefault="00DE18E4" w:rsidP="00DE18E4"/>
    <w:p w14:paraId="0621EA6A" w14:textId="77777777" w:rsidR="00DE18E4" w:rsidRDefault="00DE18E4" w:rsidP="00DE18E4"/>
    <w:p w14:paraId="2600CE99" w14:textId="77777777" w:rsidR="00DE18E4" w:rsidRPr="00DE18E4" w:rsidRDefault="00DE18E4" w:rsidP="00DE18E4"/>
    <w:p w14:paraId="17DF96CE" w14:textId="0B722A89" w:rsidR="00DE18E4" w:rsidRDefault="00DE18E4" w:rsidP="001E521A">
      <w:pPr>
        <w:pStyle w:val="Title"/>
        <w:rPr>
          <w:b/>
          <w:bCs/>
          <w:color w:val="C00000"/>
        </w:rPr>
      </w:pPr>
    </w:p>
    <w:p w14:paraId="2F1F797D" w14:textId="42806B71" w:rsidR="00DE18E4" w:rsidRDefault="00DE18E4" w:rsidP="001E521A">
      <w:pPr>
        <w:pStyle w:val="Title"/>
        <w:rPr>
          <w:b/>
          <w:bCs/>
          <w:color w:val="C00000"/>
        </w:rPr>
      </w:pPr>
    </w:p>
    <w:p w14:paraId="07BDC84D" w14:textId="3039F98F" w:rsidR="000D0626" w:rsidRDefault="00C06F70" w:rsidP="001E521A">
      <w:pPr>
        <w:pStyle w:val="Title"/>
        <w:rPr>
          <w:b/>
          <w:bCs/>
          <w:color w:val="C00000"/>
        </w:rPr>
      </w:pPr>
      <w:r>
        <w:rPr>
          <w:b/>
          <w:bCs/>
          <w:color w:val="C00000"/>
        </w:rPr>
        <w:br/>
      </w:r>
      <w:r>
        <w:rPr>
          <w:b/>
          <w:bCs/>
          <w:color w:val="C00000"/>
        </w:rPr>
        <w:br/>
      </w:r>
      <w:r>
        <w:rPr>
          <w:b/>
          <w:bCs/>
          <w:color w:val="C00000"/>
        </w:rPr>
        <w:br/>
      </w:r>
    </w:p>
    <w:p w14:paraId="7434237D" w14:textId="787B93D4" w:rsidR="000D0626" w:rsidRDefault="000D0626" w:rsidP="001E521A">
      <w:pPr>
        <w:pStyle w:val="Title"/>
        <w:rPr>
          <w:b/>
          <w:bCs/>
          <w:color w:val="C00000"/>
        </w:rPr>
      </w:pPr>
    </w:p>
    <w:p w14:paraId="04395718" w14:textId="5FD39B7B" w:rsidR="000D0626" w:rsidRDefault="000D0626" w:rsidP="001E521A">
      <w:pPr>
        <w:pStyle w:val="Title"/>
        <w:rPr>
          <w:b/>
          <w:bCs/>
          <w:color w:val="C00000"/>
        </w:rPr>
      </w:pPr>
    </w:p>
    <w:p w14:paraId="681876E6" w14:textId="4C7432F1" w:rsidR="000D0626" w:rsidRDefault="000D0626" w:rsidP="001E521A">
      <w:pPr>
        <w:pStyle w:val="Title"/>
        <w:rPr>
          <w:b/>
          <w:bCs/>
          <w:color w:val="C00000"/>
        </w:rPr>
      </w:pPr>
    </w:p>
    <w:p w14:paraId="575CD393" w14:textId="13283201" w:rsidR="000D0626" w:rsidRDefault="000D0626" w:rsidP="001E521A">
      <w:pPr>
        <w:pStyle w:val="Title"/>
        <w:rPr>
          <w:b/>
          <w:bCs/>
          <w:color w:val="C00000"/>
        </w:rPr>
      </w:pPr>
    </w:p>
    <w:p w14:paraId="33FDFF99" w14:textId="77777777" w:rsidR="000D0626" w:rsidRDefault="000D0626" w:rsidP="001E521A">
      <w:pPr>
        <w:pStyle w:val="Title"/>
        <w:rPr>
          <w:b/>
          <w:bCs/>
          <w:color w:val="C00000"/>
        </w:rPr>
      </w:pPr>
    </w:p>
    <w:p w14:paraId="5CF7FE31" w14:textId="77777777" w:rsidR="000D0626" w:rsidRDefault="000D0626" w:rsidP="001E521A">
      <w:pPr>
        <w:pStyle w:val="Title"/>
        <w:rPr>
          <w:b/>
          <w:bCs/>
          <w:color w:val="C00000"/>
        </w:rPr>
      </w:pPr>
    </w:p>
    <w:p w14:paraId="0BC094EE" w14:textId="77777777" w:rsidR="000D0626" w:rsidRDefault="000D0626" w:rsidP="001E521A">
      <w:pPr>
        <w:pStyle w:val="Title"/>
        <w:rPr>
          <w:b/>
          <w:bCs/>
          <w:color w:val="C00000"/>
        </w:rPr>
      </w:pPr>
    </w:p>
    <w:p w14:paraId="7D0BA5BA" w14:textId="77777777" w:rsidR="000D0626" w:rsidRDefault="000D0626" w:rsidP="001E521A">
      <w:pPr>
        <w:pStyle w:val="Title"/>
        <w:rPr>
          <w:b/>
          <w:bCs/>
          <w:color w:val="C00000"/>
        </w:rPr>
      </w:pPr>
    </w:p>
    <w:p w14:paraId="6B66956F" w14:textId="77777777" w:rsidR="000D0626" w:rsidRDefault="000D0626" w:rsidP="001E521A">
      <w:pPr>
        <w:pStyle w:val="Title"/>
        <w:rPr>
          <w:b/>
          <w:bCs/>
          <w:color w:val="C00000"/>
        </w:rPr>
      </w:pPr>
    </w:p>
    <w:p w14:paraId="13469D58" w14:textId="77777777" w:rsidR="000D0626" w:rsidRDefault="000D0626" w:rsidP="001E521A">
      <w:pPr>
        <w:pStyle w:val="Title"/>
        <w:rPr>
          <w:b/>
          <w:bCs/>
          <w:color w:val="C00000"/>
        </w:rPr>
      </w:pPr>
    </w:p>
    <w:p w14:paraId="22FA2340" w14:textId="77777777" w:rsidR="00397B38" w:rsidRDefault="00397B38" w:rsidP="00E11295">
      <w:pPr>
        <w:pStyle w:val="Title"/>
        <w:rPr>
          <w:b/>
          <w:bCs/>
          <w:color w:val="C00000"/>
        </w:rPr>
      </w:pPr>
    </w:p>
    <w:p w14:paraId="60C8FF74" w14:textId="35B60567" w:rsidR="00930521" w:rsidRPr="00C34296" w:rsidRDefault="005611E6" w:rsidP="00397B38">
      <w:pPr>
        <w:pStyle w:val="Title"/>
        <w:jc w:val="center"/>
        <w:rPr>
          <w:b/>
          <w:bCs/>
          <w:color w:val="C00000"/>
        </w:rPr>
      </w:pPr>
      <w:r>
        <w:rPr>
          <w:b/>
          <w:bCs/>
          <w:color w:val="C00000"/>
        </w:rPr>
        <w:lastRenderedPageBreak/>
        <w:t>AMBA AHB-lite</w:t>
      </w:r>
      <w:r w:rsidR="00930521" w:rsidRPr="00C34296">
        <w:rPr>
          <w:b/>
          <w:bCs/>
          <w:color w:val="C00000"/>
        </w:rPr>
        <w:t xml:space="preserve"> test-plan</w:t>
      </w:r>
    </w:p>
    <w:tbl>
      <w:tblPr>
        <w:tblStyle w:val="TableGrid"/>
        <w:tblW w:w="10910" w:type="dxa"/>
        <w:jc w:val="center"/>
        <w:tblLook w:val="04A0" w:firstRow="1" w:lastRow="0" w:firstColumn="1" w:lastColumn="0" w:noHBand="0" w:noVBand="1"/>
      </w:tblPr>
      <w:tblGrid>
        <w:gridCol w:w="3922"/>
        <w:gridCol w:w="4750"/>
        <w:gridCol w:w="2238"/>
      </w:tblGrid>
      <w:tr w:rsidR="00972294" w14:paraId="6DA84776" w14:textId="73D919D2" w:rsidTr="00EC666F">
        <w:trPr>
          <w:trHeight w:val="896"/>
          <w:jc w:val="center"/>
        </w:trPr>
        <w:tc>
          <w:tcPr>
            <w:tcW w:w="3922" w:type="dxa"/>
            <w:shd w:val="clear" w:color="auto" w:fill="0D0D0D" w:themeFill="text1" w:themeFillTint="F2"/>
            <w:vAlign w:val="center"/>
          </w:tcPr>
          <w:p w14:paraId="74795469" w14:textId="7E6745A3" w:rsidR="00972294" w:rsidRPr="00972294" w:rsidRDefault="00972294" w:rsidP="00972294">
            <w:pPr>
              <w:pStyle w:val="Title"/>
              <w:jc w:val="center"/>
              <w:rPr>
                <w:color w:val="C00000"/>
                <w:sz w:val="28"/>
                <w:szCs w:val="28"/>
              </w:rPr>
            </w:pPr>
            <w:r w:rsidRPr="00972294">
              <w:rPr>
                <w:color w:val="FFFFFF" w:themeColor="background1"/>
                <w:sz w:val="28"/>
                <w:szCs w:val="28"/>
              </w:rPr>
              <w:t>TESTS</w:t>
            </w:r>
          </w:p>
        </w:tc>
        <w:tc>
          <w:tcPr>
            <w:tcW w:w="4750" w:type="dxa"/>
            <w:shd w:val="clear" w:color="auto" w:fill="0D0D0D" w:themeFill="text1" w:themeFillTint="F2"/>
            <w:vAlign w:val="center"/>
          </w:tcPr>
          <w:p w14:paraId="1DE61207" w14:textId="052FF053" w:rsidR="00972294" w:rsidRPr="00972294" w:rsidRDefault="00972294" w:rsidP="00972294">
            <w:pPr>
              <w:pStyle w:val="Title"/>
              <w:jc w:val="center"/>
              <w:rPr>
                <w:sz w:val="28"/>
                <w:szCs w:val="28"/>
              </w:rPr>
            </w:pPr>
            <w:r w:rsidRPr="00972294">
              <w:rPr>
                <w:sz w:val="28"/>
                <w:szCs w:val="28"/>
              </w:rPr>
              <w:t>DESCRIPTION</w:t>
            </w:r>
          </w:p>
        </w:tc>
        <w:tc>
          <w:tcPr>
            <w:tcW w:w="2238" w:type="dxa"/>
            <w:shd w:val="clear" w:color="auto" w:fill="0D0D0D" w:themeFill="text1" w:themeFillTint="F2"/>
            <w:vAlign w:val="center"/>
          </w:tcPr>
          <w:p w14:paraId="6AC07117" w14:textId="4ED931D9" w:rsidR="00972294" w:rsidRPr="00972294" w:rsidRDefault="00972294" w:rsidP="00972294">
            <w:pPr>
              <w:pStyle w:val="Title"/>
              <w:jc w:val="center"/>
              <w:rPr>
                <w:sz w:val="28"/>
                <w:szCs w:val="28"/>
              </w:rPr>
            </w:pPr>
            <w:r w:rsidRPr="00972294">
              <w:rPr>
                <w:sz w:val="28"/>
                <w:szCs w:val="28"/>
              </w:rPr>
              <w:t>NO. BUGS FOUND</w:t>
            </w:r>
          </w:p>
        </w:tc>
      </w:tr>
      <w:tr w:rsidR="00972294" w14:paraId="15C36A06" w14:textId="73BF7D75" w:rsidTr="00EC666F">
        <w:trPr>
          <w:jc w:val="center"/>
        </w:trPr>
        <w:tc>
          <w:tcPr>
            <w:tcW w:w="3922" w:type="dxa"/>
            <w:shd w:val="clear" w:color="auto" w:fill="D9D9D9" w:themeFill="background1" w:themeFillShade="D9"/>
            <w:vAlign w:val="center"/>
          </w:tcPr>
          <w:p w14:paraId="3DE9D025" w14:textId="28D363A7" w:rsidR="00972294" w:rsidRPr="00930521" w:rsidRDefault="00972294" w:rsidP="00B533BC">
            <w:pPr>
              <w:pStyle w:val="Title"/>
              <w:numPr>
                <w:ilvl w:val="0"/>
                <w:numId w:val="9"/>
              </w:numPr>
              <w:rPr>
                <w:sz w:val="24"/>
                <w:szCs w:val="24"/>
              </w:rPr>
            </w:pPr>
            <w:proofErr w:type="spellStart"/>
            <w:r w:rsidRPr="00843226">
              <w:rPr>
                <w:b/>
                <w:bCs/>
                <w:color w:val="0F4761" w:themeColor="accent1" w:themeShade="BF"/>
                <w:sz w:val="24"/>
                <w:szCs w:val="24"/>
              </w:rPr>
              <w:t>reset_test</w:t>
            </w:r>
            <w:proofErr w:type="spellEnd"/>
          </w:p>
        </w:tc>
        <w:tc>
          <w:tcPr>
            <w:tcW w:w="4750" w:type="dxa"/>
            <w:shd w:val="clear" w:color="auto" w:fill="D9D9D9" w:themeFill="background1" w:themeFillShade="D9"/>
          </w:tcPr>
          <w:p w14:paraId="408544EE" w14:textId="50A2B3EA" w:rsidR="00972294"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843226">
              <w:rPr>
                <w:sz w:val="24"/>
                <w:szCs w:val="24"/>
              </w:rPr>
              <w:t>Asserting reset</w:t>
            </w:r>
            <w:r w:rsidRPr="00930521">
              <w:rPr>
                <w:sz w:val="24"/>
                <w:szCs w:val="24"/>
              </w:rPr>
              <w:t xml:space="preserve"> </w:t>
            </w:r>
            <w:r>
              <w:rPr>
                <w:sz w:val="24"/>
                <w:szCs w:val="24"/>
              </w:rPr>
              <w:t xml:space="preserve">for 15 </w:t>
            </w:r>
            <w:proofErr w:type="spellStart"/>
            <w:r>
              <w:rPr>
                <w:sz w:val="24"/>
                <w:szCs w:val="24"/>
              </w:rPr>
              <w:t>clk</w:t>
            </w:r>
            <w:proofErr w:type="spellEnd"/>
            <w:r>
              <w:rPr>
                <w:sz w:val="24"/>
                <w:szCs w:val="24"/>
              </w:rPr>
              <w:t xml:space="preserve"> cycles </w:t>
            </w:r>
            <w:r w:rsidRPr="00930521">
              <w:rPr>
                <w:sz w:val="24"/>
                <w:szCs w:val="24"/>
              </w:rPr>
              <w:t>and checking the output</w:t>
            </w:r>
            <w:r>
              <w:rPr>
                <w:sz w:val="24"/>
                <w:szCs w:val="24"/>
              </w:rPr>
              <w:t>s</w:t>
            </w:r>
          </w:p>
        </w:tc>
        <w:tc>
          <w:tcPr>
            <w:tcW w:w="2238" w:type="dxa"/>
            <w:shd w:val="clear" w:color="auto" w:fill="D9F2D0" w:themeFill="accent6" w:themeFillTint="33"/>
            <w:vAlign w:val="center"/>
          </w:tcPr>
          <w:p w14:paraId="143CE63F" w14:textId="0C61BFE7" w:rsidR="00972294" w:rsidRDefault="00972294" w:rsidP="00C12455">
            <w:pPr>
              <w:pStyle w:val="Title"/>
              <w:jc w:val="center"/>
              <w:rPr>
                <w:b/>
                <w:bCs/>
                <w:color w:val="3A7C22" w:themeColor="accent6" w:themeShade="BF"/>
                <w:sz w:val="24"/>
                <w:szCs w:val="24"/>
              </w:rPr>
            </w:pPr>
            <w:r w:rsidRPr="00972294">
              <w:rPr>
                <w:b/>
                <w:bCs/>
                <w:color w:val="3A7C22" w:themeColor="accent6" w:themeShade="BF"/>
                <w:sz w:val="24"/>
                <w:szCs w:val="24"/>
              </w:rPr>
              <w:t>Passed</w:t>
            </w:r>
          </w:p>
        </w:tc>
      </w:tr>
      <w:tr w:rsidR="00972294" w14:paraId="51FED32E" w14:textId="7F59B25C" w:rsidTr="00EC666F">
        <w:trPr>
          <w:jc w:val="center"/>
        </w:trPr>
        <w:tc>
          <w:tcPr>
            <w:tcW w:w="3922" w:type="dxa"/>
            <w:shd w:val="clear" w:color="auto" w:fill="D9D9D9" w:themeFill="background1" w:themeFillShade="D9"/>
            <w:vAlign w:val="center"/>
          </w:tcPr>
          <w:p w14:paraId="6BCA7BDE" w14:textId="4E7FED52" w:rsidR="00972294" w:rsidRPr="00930521" w:rsidRDefault="00972294" w:rsidP="00B533BC">
            <w:pPr>
              <w:pStyle w:val="Title"/>
              <w:numPr>
                <w:ilvl w:val="0"/>
                <w:numId w:val="9"/>
              </w:numPr>
              <w:rPr>
                <w:color w:val="C00000"/>
                <w:sz w:val="24"/>
                <w:szCs w:val="24"/>
              </w:rPr>
            </w:pPr>
            <w:proofErr w:type="spellStart"/>
            <w:r w:rsidRPr="00544E16">
              <w:rPr>
                <w:b/>
                <w:bCs/>
                <w:color w:val="CC0000"/>
                <w:sz w:val="24"/>
                <w:szCs w:val="24"/>
              </w:rPr>
              <w:t>IDLE</w:t>
            </w:r>
            <w:r w:rsidRPr="00323ACD">
              <w:rPr>
                <w:b/>
                <w:bCs/>
                <w:color w:val="0F4761" w:themeColor="accent1" w:themeShade="BF"/>
                <w:sz w:val="24"/>
                <w:szCs w:val="24"/>
              </w:rPr>
              <w:t>_test</w:t>
            </w:r>
            <w:proofErr w:type="spellEnd"/>
            <w:r>
              <w:rPr>
                <w:sz w:val="24"/>
                <w:szCs w:val="24"/>
              </w:rPr>
              <w:t xml:space="preserve"> </w:t>
            </w:r>
          </w:p>
        </w:tc>
        <w:tc>
          <w:tcPr>
            <w:tcW w:w="4750" w:type="dxa"/>
            <w:shd w:val="clear" w:color="auto" w:fill="D9D9D9" w:themeFill="background1" w:themeFillShade="D9"/>
          </w:tcPr>
          <w:p w14:paraId="78F85EB1" w14:textId="64369492" w:rsidR="00972294" w:rsidRPr="00795597" w:rsidRDefault="00544E16"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w:t>
            </w:r>
            <w:r w:rsidRPr="00323ACD">
              <w:rPr>
                <w:b/>
                <w:bCs/>
                <w:sz w:val="24"/>
                <w:szCs w:val="24"/>
              </w:rPr>
              <w:t xml:space="preserve">HTRANS = </w:t>
            </w:r>
            <w:r w:rsidRPr="00544E16">
              <w:rPr>
                <w:b/>
                <w:bCs/>
                <w:color w:val="CC0000"/>
                <w:sz w:val="24"/>
                <w:szCs w:val="24"/>
              </w:rPr>
              <w:t>IDLE</w:t>
            </w:r>
          </w:p>
        </w:tc>
        <w:tc>
          <w:tcPr>
            <w:tcW w:w="2238" w:type="dxa"/>
            <w:shd w:val="clear" w:color="auto" w:fill="D9F2D0" w:themeFill="accent6" w:themeFillTint="33"/>
            <w:vAlign w:val="center"/>
          </w:tcPr>
          <w:p w14:paraId="2F1C6B75" w14:textId="5B55F103" w:rsidR="00972294" w:rsidRPr="00795597" w:rsidRDefault="00972294"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972294" w14:paraId="52C67C94" w14:textId="7053410A" w:rsidTr="00EC666F">
        <w:trPr>
          <w:jc w:val="center"/>
        </w:trPr>
        <w:tc>
          <w:tcPr>
            <w:tcW w:w="3922" w:type="dxa"/>
            <w:shd w:val="clear" w:color="auto" w:fill="F2F2F2" w:themeFill="background1" w:themeFillShade="F2"/>
            <w:vAlign w:val="center"/>
          </w:tcPr>
          <w:p w14:paraId="37F87C54" w14:textId="1CC04C4A" w:rsidR="00972294" w:rsidRPr="00930521" w:rsidRDefault="00972294" w:rsidP="00B533BC">
            <w:pPr>
              <w:pStyle w:val="Title"/>
              <w:numPr>
                <w:ilvl w:val="0"/>
                <w:numId w:val="9"/>
              </w:numPr>
              <w:rPr>
                <w:color w:val="C00000"/>
                <w:sz w:val="24"/>
                <w:szCs w:val="24"/>
              </w:rPr>
            </w:pPr>
            <w:proofErr w:type="spellStart"/>
            <w:r w:rsidRPr="00323ACD">
              <w:rPr>
                <w:b/>
                <w:bCs/>
                <w:color w:val="0F4761" w:themeColor="accent1" w:themeShade="BF"/>
                <w:sz w:val="24"/>
                <w:szCs w:val="24"/>
              </w:rPr>
              <w:t>WRITE_</w:t>
            </w:r>
            <w:r w:rsidRPr="00544E16">
              <w:rPr>
                <w:b/>
                <w:bCs/>
                <w:color w:val="CC0000"/>
                <w:sz w:val="24"/>
                <w:szCs w:val="24"/>
              </w:rPr>
              <w:t>SINGLE</w:t>
            </w:r>
            <w:r w:rsidRPr="00323ACD">
              <w:rPr>
                <w:b/>
                <w:bCs/>
                <w:color w:val="0F4761" w:themeColor="accent1" w:themeShade="BF"/>
                <w:sz w:val="24"/>
                <w:szCs w:val="24"/>
              </w:rPr>
              <w:t>_test</w:t>
            </w:r>
            <w:proofErr w:type="spellEnd"/>
          </w:p>
        </w:tc>
        <w:tc>
          <w:tcPr>
            <w:tcW w:w="4750" w:type="dxa"/>
            <w:shd w:val="clear" w:color="auto" w:fill="F2F2F2" w:themeFill="background1" w:themeFillShade="F2"/>
          </w:tcPr>
          <w:p w14:paraId="4E663E07" w14:textId="77524528"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sidR="00544E16" w:rsidRPr="00B533BC">
              <w:rPr>
                <w:b/>
                <w:bCs/>
                <w:color w:val="0E2841" w:themeColor="text2"/>
                <w:sz w:val="24"/>
                <w:szCs w:val="24"/>
              </w:rPr>
              <w:t>READ</w:t>
            </w:r>
            <w:r>
              <w:rPr>
                <w:sz w:val="24"/>
                <w:szCs w:val="24"/>
              </w:rPr>
              <w:t xml:space="preserve"> from</w:t>
            </w:r>
            <w:r w:rsidRPr="00323ACD">
              <w:rPr>
                <w:sz w:val="24"/>
                <w:szCs w:val="24"/>
              </w:rPr>
              <w:t xml:space="preserve"> the </w:t>
            </w:r>
            <w:r>
              <w:rPr>
                <w:sz w:val="24"/>
                <w:szCs w:val="24"/>
              </w:rPr>
              <w:t xml:space="preserve">AHB subordinates </w:t>
            </w:r>
            <w:r w:rsidRPr="00323ACD">
              <w:rPr>
                <w:b/>
                <w:bCs/>
                <w:sz w:val="24"/>
                <w:szCs w:val="24"/>
              </w:rPr>
              <w:t>HBURST =</w:t>
            </w:r>
            <w:r w:rsidRPr="00544E16">
              <w:rPr>
                <w:b/>
                <w:bCs/>
                <w:color w:val="CC0000"/>
                <w:sz w:val="24"/>
                <w:szCs w:val="24"/>
              </w:rPr>
              <w:t xml:space="preserve"> SINGLE</w:t>
            </w:r>
          </w:p>
        </w:tc>
        <w:tc>
          <w:tcPr>
            <w:tcW w:w="2238" w:type="dxa"/>
            <w:shd w:val="clear" w:color="auto" w:fill="D9F2D0" w:themeFill="accent6" w:themeFillTint="33"/>
            <w:vAlign w:val="center"/>
          </w:tcPr>
          <w:p w14:paraId="44F31F28" w14:textId="14F903F3" w:rsidR="00972294" w:rsidRPr="00795597" w:rsidRDefault="00972294"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972294" w14:paraId="37339CFF" w14:textId="3DFF2B8E" w:rsidTr="00EC666F">
        <w:trPr>
          <w:jc w:val="center"/>
        </w:trPr>
        <w:tc>
          <w:tcPr>
            <w:tcW w:w="3922" w:type="dxa"/>
            <w:shd w:val="clear" w:color="auto" w:fill="F2F2F2" w:themeFill="background1" w:themeFillShade="F2"/>
            <w:vAlign w:val="center"/>
          </w:tcPr>
          <w:p w14:paraId="23A62058" w14:textId="78BCB10B" w:rsidR="00972294" w:rsidRPr="00930521" w:rsidRDefault="00972294" w:rsidP="00B533BC">
            <w:pPr>
              <w:pStyle w:val="Title"/>
              <w:numPr>
                <w:ilvl w:val="0"/>
                <w:numId w:val="9"/>
              </w:numPr>
              <w:rPr>
                <w:color w:val="C00000"/>
                <w:sz w:val="24"/>
                <w:szCs w:val="24"/>
              </w:rPr>
            </w:pPr>
            <w:proofErr w:type="spellStart"/>
            <w:r>
              <w:rPr>
                <w:b/>
                <w:bCs/>
                <w:color w:val="0F4761" w:themeColor="accent1" w:themeShade="BF"/>
                <w:sz w:val="24"/>
                <w:szCs w:val="24"/>
              </w:rPr>
              <w:t>READ</w:t>
            </w:r>
            <w:r w:rsidRPr="00323ACD">
              <w:rPr>
                <w:b/>
                <w:bCs/>
                <w:color w:val="0F4761" w:themeColor="accent1" w:themeShade="BF"/>
                <w:sz w:val="24"/>
                <w:szCs w:val="24"/>
              </w:rPr>
              <w:t>_</w:t>
            </w:r>
            <w:r w:rsidRPr="00544E16">
              <w:rPr>
                <w:b/>
                <w:bCs/>
                <w:color w:val="CC0000"/>
                <w:sz w:val="24"/>
                <w:szCs w:val="24"/>
              </w:rPr>
              <w:t>SINGLE</w:t>
            </w:r>
            <w:r w:rsidRPr="00323ACD">
              <w:rPr>
                <w:b/>
                <w:bCs/>
                <w:color w:val="0F4761" w:themeColor="accent1" w:themeShade="BF"/>
                <w:sz w:val="24"/>
                <w:szCs w:val="24"/>
              </w:rPr>
              <w:t>_test</w:t>
            </w:r>
            <w:proofErr w:type="spellEnd"/>
          </w:p>
        </w:tc>
        <w:tc>
          <w:tcPr>
            <w:tcW w:w="4750" w:type="dxa"/>
            <w:shd w:val="clear" w:color="auto" w:fill="F2F2F2" w:themeFill="background1" w:themeFillShade="F2"/>
          </w:tcPr>
          <w:p w14:paraId="4B0840E5" w14:textId="4401865C" w:rsidR="00972294" w:rsidRPr="00795597" w:rsidRDefault="00544E16"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sidRPr="00B533BC">
              <w:rPr>
                <w:b/>
                <w:bCs/>
                <w:color w:val="0E2841" w:themeColor="text2"/>
                <w:sz w:val="24"/>
                <w:szCs w:val="24"/>
              </w:rPr>
              <w:t>WRITE</w:t>
            </w:r>
            <w:r w:rsidRPr="00323ACD">
              <w:rPr>
                <w:sz w:val="24"/>
                <w:szCs w:val="24"/>
              </w:rPr>
              <w:t xml:space="preserve"> to the </w:t>
            </w:r>
            <w:r>
              <w:rPr>
                <w:sz w:val="24"/>
                <w:szCs w:val="24"/>
              </w:rPr>
              <w:t xml:space="preserve">AHB subordinates </w:t>
            </w:r>
            <w:r w:rsidRPr="00323ACD">
              <w:rPr>
                <w:b/>
                <w:bCs/>
                <w:sz w:val="24"/>
                <w:szCs w:val="24"/>
              </w:rPr>
              <w:t xml:space="preserve">HBURST = </w:t>
            </w:r>
            <w:r w:rsidRPr="00544E16">
              <w:rPr>
                <w:b/>
                <w:bCs/>
                <w:color w:val="CC0000"/>
                <w:sz w:val="24"/>
                <w:szCs w:val="24"/>
              </w:rPr>
              <w:t>SINGLE</w:t>
            </w:r>
          </w:p>
        </w:tc>
        <w:tc>
          <w:tcPr>
            <w:tcW w:w="2238" w:type="dxa"/>
            <w:shd w:val="clear" w:color="auto" w:fill="D9F2D0" w:themeFill="accent6" w:themeFillTint="33"/>
            <w:vAlign w:val="center"/>
          </w:tcPr>
          <w:p w14:paraId="0136C141" w14:textId="6DC3D84E" w:rsidR="00972294" w:rsidRPr="00795597" w:rsidRDefault="00972294"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972294" w14:paraId="652AF819" w14:textId="2CA085D9" w:rsidTr="00EC666F">
        <w:trPr>
          <w:jc w:val="center"/>
        </w:trPr>
        <w:tc>
          <w:tcPr>
            <w:tcW w:w="3922" w:type="dxa"/>
            <w:shd w:val="clear" w:color="auto" w:fill="D9D9D9" w:themeFill="background1" w:themeFillShade="D9"/>
            <w:vAlign w:val="center"/>
          </w:tcPr>
          <w:p w14:paraId="521AB1FC" w14:textId="4B4CAD1F" w:rsidR="00972294" w:rsidRPr="00930521" w:rsidRDefault="00972294" w:rsidP="00B533BC">
            <w:pPr>
              <w:pStyle w:val="Title"/>
              <w:numPr>
                <w:ilvl w:val="0"/>
                <w:numId w:val="9"/>
              </w:numPr>
              <w:rPr>
                <w:color w:val="C00000"/>
                <w:sz w:val="24"/>
                <w:szCs w:val="24"/>
              </w:rPr>
            </w:pPr>
            <w:proofErr w:type="spellStart"/>
            <w:r>
              <w:rPr>
                <w:b/>
                <w:bCs/>
                <w:color w:val="0F4761" w:themeColor="accent1" w:themeShade="BF"/>
                <w:sz w:val="24"/>
                <w:szCs w:val="24"/>
              </w:rPr>
              <w:t>WRITE_</w:t>
            </w:r>
            <w:r w:rsidRPr="00453444">
              <w:rPr>
                <w:b/>
                <w:bCs/>
                <w:color w:val="CC0000"/>
                <w:sz w:val="24"/>
                <w:szCs w:val="24"/>
              </w:rPr>
              <w:t>INCR</w:t>
            </w:r>
            <w:r w:rsidRPr="00323ACD">
              <w:rPr>
                <w:b/>
                <w:bCs/>
                <w:color w:val="0F4761" w:themeColor="accent1" w:themeShade="BF"/>
                <w:sz w:val="24"/>
                <w:szCs w:val="24"/>
              </w:rPr>
              <w:t>_test</w:t>
            </w:r>
            <w:proofErr w:type="spellEnd"/>
          </w:p>
        </w:tc>
        <w:tc>
          <w:tcPr>
            <w:tcW w:w="4750" w:type="dxa"/>
            <w:shd w:val="clear" w:color="auto" w:fill="D9D9D9" w:themeFill="background1" w:themeFillShade="D9"/>
          </w:tcPr>
          <w:p w14:paraId="3C4723D6" w14:textId="2D0B99EE"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w:t>
            </w:r>
            <w:r>
              <w:rPr>
                <w:sz w:val="24"/>
                <w:szCs w:val="24"/>
              </w:rPr>
              <w:t xml:space="preserve"> with </w:t>
            </w:r>
            <w:r w:rsidRPr="00323ACD">
              <w:rPr>
                <w:b/>
                <w:bCs/>
                <w:sz w:val="24"/>
                <w:szCs w:val="24"/>
              </w:rPr>
              <w:t>HBURST =</w:t>
            </w:r>
            <w:r w:rsidRPr="00453444">
              <w:rPr>
                <w:b/>
                <w:bCs/>
                <w:color w:val="CC0000"/>
                <w:sz w:val="24"/>
                <w:szCs w:val="24"/>
              </w:rPr>
              <w:t xml:space="preserve"> INCR</w:t>
            </w:r>
            <w:r>
              <w:rPr>
                <w:b/>
                <w:bCs/>
                <w:sz w:val="24"/>
                <w:szCs w:val="24"/>
              </w:rPr>
              <w:t xml:space="preserve"> (randomized </w:t>
            </w:r>
            <w:r w:rsidRPr="00453444">
              <w:rPr>
                <w:b/>
                <w:bCs/>
                <w:color w:val="CC0000"/>
                <w:sz w:val="24"/>
                <w:szCs w:val="24"/>
              </w:rPr>
              <w:t>INCR</w:t>
            </w:r>
            <w:r>
              <w:rPr>
                <w:b/>
                <w:bCs/>
                <w:sz w:val="24"/>
                <w:szCs w:val="24"/>
              </w:rPr>
              <w:t xml:space="preserve"> length)</w:t>
            </w:r>
          </w:p>
        </w:tc>
        <w:tc>
          <w:tcPr>
            <w:tcW w:w="2238" w:type="dxa"/>
            <w:shd w:val="clear" w:color="auto" w:fill="D9F2D0" w:themeFill="accent6" w:themeFillTint="33"/>
            <w:vAlign w:val="center"/>
          </w:tcPr>
          <w:p w14:paraId="253BA842" w14:textId="395A2335" w:rsidR="00972294" w:rsidRPr="00795597" w:rsidRDefault="00972294"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972294" w14:paraId="7F85730B" w14:textId="650F8423" w:rsidTr="00EC666F">
        <w:trPr>
          <w:jc w:val="center"/>
        </w:trPr>
        <w:tc>
          <w:tcPr>
            <w:tcW w:w="3922" w:type="dxa"/>
            <w:shd w:val="clear" w:color="auto" w:fill="D9D9D9" w:themeFill="background1" w:themeFillShade="D9"/>
            <w:vAlign w:val="center"/>
          </w:tcPr>
          <w:p w14:paraId="06477CA5" w14:textId="1B6CF526" w:rsidR="00972294" w:rsidRPr="00930521" w:rsidRDefault="00972294" w:rsidP="00B533BC">
            <w:pPr>
              <w:pStyle w:val="Title"/>
              <w:numPr>
                <w:ilvl w:val="0"/>
                <w:numId w:val="9"/>
              </w:numPr>
              <w:rPr>
                <w:color w:val="C00000"/>
                <w:sz w:val="24"/>
                <w:szCs w:val="24"/>
              </w:rPr>
            </w:pPr>
            <w:proofErr w:type="spellStart"/>
            <w:r>
              <w:rPr>
                <w:b/>
                <w:bCs/>
                <w:color w:val="0F4761" w:themeColor="accent1" w:themeShade="BF"/>
                <w:sz w:val="24"/>
                <w:szCs w:val="24"/>
              </w:rPr>
              <w:t>READ_</w:t>
            </w:r>
            <w:r w:rsidRPr="00453444">
              <w:rPr>
                <w:b/>
                <w:bCs/>
                <w:color w:val="CC0000"/>
                <w:sz w:val="24"/>
                <w:szCs w:val="24"/>
              </w:rPr>
              <w:t>INCR_</w:t>
            </w:r>
            <w:r w:rsidRPr="00323ACD">
              <w:rPr>
                <w:b/>
                <w:bCs/>
                <w:color w:val="0F4761" w:themeColor="accent1" w:themeShade="BF"/>
                <w:sz w:val="24"/>
                <w:szCs w:val="24"/>
              </w:rPr>
              <w:t>test</w:t>
            </w:r>
            <w:proofErr w:type="spellEnd"/>
          </w:p>
        </w:tc>
        <w:tc>
          <w:tcPr>
            <w:tcW w:w="4750" w:type="dxa"/>
            <w:shd w:val="clear" w:color="auto" w:fill="D9D9D9" w:themeFill="background1" w:themeFillShade="D9"/>
          </w:tcPr>
          <w:p w14:paraId="1C32F25A" w14:textId="41C58EA6"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READ</w:t>
            </w:r>
            <w:r w:rsidRPr="00B533BC">
              <w:rPr>
                <w:color w:val="0E2841" w:themeColor="text2"/>
                <w:sz w:val="24"/>
                <w:szCs w:val="24"/>
              </w:rPr>
              <w:t xml:space="preserve"> </w:t>
            </w:r>
            <w:r>
              <w:rPr>
                <w:sz w:val="24"/>
                <w:szCs w:val="24"/>
              </w:rPr>
              <w:t xml:space="preserve">with </w:t>
            </w:r>
            <w:r w:rsidRPr="00323ACD">
              <w:rPr>
                <w:b/>
                <w:bCs/>
                <w:sz w:val="24"/>
                <w:szCs w:val="24"/>
              </w:rPr>
              <w:t>HBURST =</w:t>
            </w:r>
            <w:r w:rsidRPr="00453444">
              <w:rPr>
                <w:b/>
                <w:bCs/>
                <w:color w:val="CC0000"/>
                <w:sz w:val="24"/>
                <w:szCs w:val="24"/>
              </w:rPr>
              <w:t xml:space="preserve"> INCR</w:t>
            </w:r>
            <w:r>
              <w:rPr>
                <w:b/>
                <w:bCs/>
                <w:sz w:val="24"/>
                <w:szCs w:val="24"/>
              </w:rPr>
              <w:t xml:space="preserve"> (randomized</w:t>
            </w:r>
            <w:r w:rsidRPr="00453444">
              <w:rPr>
                <w:b/>
                <w:bCs/>
                <w:color w:val="CC0000"/>
                <w:sz w:val="24"/>
                <w:szCs w:val="24"/>
              </w:rPr>
              <w:t xml:space="preserve"> INCR</w:t>
            </w:r>
            <w:r>
              <w:rPr>
                <w:b/>
                <w:bCs/>
                <w:sz w:val="24"/>
                <w:szCs w:val="24"/>
              </w:rPr>
              <w:t xml:space="preserve"> length)</w:t>
            </w:r>
          </w:p>
        </w:tc>
        <w:tc>
          <w:tcPr>
            <w:tcW w:w="2238" w:type="dxa"/>
            <w:shd w:val="clear" w:color="auto" w:fill="D9F2D0" w:themeFill="accent6" w:themeFillTint="33"/>
            <w:vAlign w:val="center"/>
          </w:tcPr>
          <w:p w14:paraId="1F4D2BBA" w14:textId="7CDC0533" w:rsidR="00972294" w:rsidRPr="00795597" w:rsidRDefault="00972294"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972294" w14:paraId="5DB61C5F" w14:textId="77777777" w:rsidTr="00EC666F">
        <w:trPr>
          <w:jc w:val="center"/>
        </w:trPr>
        <w:tc>
          <w:tcPr>
            <w:tcW w:w="3922" w:type="dxa"/>
            <w:shd w:val="clear" w:color="auto" w:fill="D9D9D9" w:themeFill="background1" w:themeFillShade="D9"/>
            <w:vAlign w:val="center"/>
          </w:tcPr>
          <w:p w14:paraId="28CC2773" w14:textId="160D0235" w:rsidR="00972294" w:rsidRDefault="00972294" w:rsidP="00B533BC">
            <w:pPr>
              <w:pStyle w:val="Title"/>
              <w:numPr>
                <w:ilvl w:val="0"/>
                <w:numId w:val="9"/>
              </w:numPr>
              <w:rPr>
                <w:b/>
                <w:bCs/>
                <w:color w:val="0F4761" w:themeColor="accent1" w:themeShade="BF"/>
                <w:sz w:val="24"/>
                <w:szCs w:val="24"/>
              </w:rPr>
            </w:pPr>
            <w:proofErr w:type="spellStart"/>
            <w:r>
              <w:rPr>
                <w:b/>
                <w:bCs/>
                <w:color w:val="0F4761" w:themeColor="accent1" w:themeShade="BF"/>
                <w:sz w:val="24"/>
                <w:szCs w:val="24"/>
              </w:rPr>
              <w:t>WRITE_READ_</w:t>
            </w:r>
            <w:r w:rsidRPr="00453444">
              <w:rPr>
                <w:b/>
                <w:bCs/>
                <w:color w:val="CC0000"/>
                <w:sz w:val="24"/>
                <w:szCs w:val="24"/>
              </w:rPr>
              <w:t>INCR</w:t>
            </w:r>
            <w:r>
              <w:rPr>
                <w:b/>
                <w:bCs/>
                <w:color w:val="0F4761" w:themeColor="accent1" w:themeShade="BF"/>
                <w:sz w:val="24"/>
                <w:szCs w:val="24"/>
              </w:rPr>
              <w:t>_test</w:t>
            </w:r>
            <w:proofErr w:type="spellEnd"/>
          </w:p>
        </w:tc>
        <w:tc>
          <w:tcPr>
            <w:tcW w:w="4750" w:type="dxa"/>
            <w:shd w:val="clear" w:color="auto" w:fill="D9D9D9" w:themeFill="background1" w:themeFillShade="D9"/>
          </w:tcPr>
          <w:p w14:paraId="3B122DCF" w14:textId="3C2947D6" w:rsidR="00972294" w:rsidRPr="00323ACD" w:rsidRDefault="00972294" w:rsidP="00ED2705">
            <w:pPr>
              <w:pStyle w:val="Title"/>
              <w:rPr>
                <w:b/>
                <w:bCs/>
                <w:color w:val="0F4761" w:themeColor="accent1"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 then READ</w:t>
            </w:r>
            <w:r w:rsidRPr="00B533BC">
              <w:rPr>
                <w:color w:val="0E2841" w:themeColor="text2"/>
                <w:sz w:val="24"/>
                <w:szCs w:val="24"/>
              </w:rPr>
              <w:t xml:space="preserve"> </w:t>
            </w:r>
            <w:r>
              <w:rPr>
                <w:sz w:val="24"/>
                <w:szCs w:val="24"/>
              </w:rPr>
              <w:t xml:space="preserve">with </w:t>
            </w:r>
            <w:r w:rsidRPr="00323ACD">
              <w:rPr>
                <w:b/>
                <w:bCs/>
                <w:sz w:val="24"/>
                <w:szCs w:val="24"/>
              </w:rPr>
              <w:t xml:space="preserve">HBURST = </w:t>
            </w:r>
            <w:r w:rsidRPr="00453444">
              <w:rPr>
                <w:b/>
                <w:bCs/>
                <w:color w:val="CC0000"/>
                <w:sz w:val="24"/>
                <w:szCs w:val="24"/>
              </w:rPr>
              <w:t>INCR</w:t>
            </w:r>
            <w:r w:rsidRPr="00453444">
              <w:rPr>
                <w:b/>
                <w:bCs/>
                <w:color w:val="FCDCE5"/>
                <w:sz w:val="24"/>
                <w:szCs w:val="24"/>
              </w:rPr>
              <w:t xml:space="preserve"> </w:t>
            </w:r>
            <w:r>
              <w:rPr>
                <w:b/>
                <w:bCs/>
                <w:sz w:val="24"/>
                <w:szCs w:val="24"/>
              </w:rPr>
              <w:t xml:space="preserve">(randomized </w:t>
            </w:r>
            <w:r w:rsidRPr="00453444">
              <w:rPr>
                <w:b/>
                <w:bCs/>
                <w:color w:val="CC0000"/>
                <w:sz w:val="24"/>
                <w:szCs w:val="24"/>
              </w:rPr>
              <w:t>INCR</w:t>
            </w:r>
            <w:r>
              <w:rPr>
                <w:b/>
                <w:bCs/>
                <w:sz w:val="24"/>
                <w:szCs w:val="24"/>
              </w:rPr>
              <w:t xml:space="preserve"> length)</w:t>
            </w:r>
          </w:p>
        </w:tc>
        <w:tc>
          <w:tcPr>
            <w:tcW w:w="2238" w:type="dxa"/>
            <w:shd w:val="clear" w:color="auto" w:fill="D9F2D0" w:themeFill="accent6" w:themeFillTint="33"/>
            <w:vAlign w:val="center"/>
          </w:tcPr>
          <w:p w14:paraId="43743F88" w14:textId="366B7ECA" w:rsidR="00972294" w:rsidRDefault="00A75CFB"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972294" w14:paraId="10B8B842" w14:textId="6E933F75" w:rsidTr="00EC666F">
        <w:trPr>
          <w:jc w:val="center"/>
        </w:trPr>
        <w:tc>
          <w:tcPr>
            <w:tcW w:w="3922" w:type="dxa"/>
            <w:shd w:val="clear" w:color="auto" w:fill="F2F2F2" w:themeFill="background1" w:themeFillShade="F2"/>
            <w:vAlign w:val="center"/>
          </w:tcPr>
          <w:p w14:paraId="3D9B7A89" w14:textId="583B309C" w:rsidR="00972294" w:rsidRPr="00323ACD" w:rsidRDefault="00972294" w:rsidP="00B533BC">
            <w:pPr>
              <w:pStyle w:val="Title"/>
              <w:numPr>
                <w:ilvl w:val="0"/>
                <w:numId w:val="9"/>
              </w:numPr>
              <w:rPr>
                <w:b/>
                <w:bCs/>
                <w:sz w:val="24"/>
                <w:szCs w:val="24"/>
              </w:rPr>
            </w:pPr>
            <w:r>
              <w:rPr>
                <w:b/>
                <w:bCs/>
                <w:color w:val="0F4761" w:themeColor="accent1" w:themeShade="BF"/>
                <w:sz w:val="24"/>
                <w:szCs w:val="24"/>
              </w:rPr>
              <w:t>WRITE_</w:t>
            </w:r>
            <w:r w:rsidRPr="00453444">
              <w:rPr>
                <w:b/>
                <w:bCs/>
                <w:color w:val="CC0000"/>
                <w:sz w:val="24"/>
                <w:szCs w:val="24"/>
              </w:rPr>
              <w:t>WRAP4</w:t>
            </w:r>
            <w:r w:rsidRPr="00323ACD">
              <w:rPr>
                <w:b/>
                <w:bCs/>
                <w:color w:val="0F4761" w:themeColor="accent1" w:themeShade="BF"/>
                <w:sz w:val="24"/>
                <w:szCs w:val="24"/>
              </w:rPr>
              <w:t>_test</w:t>
            </w:r>
          </w:p>
        </w:tc>
        <w:tc>
          <w:tcPr>
            <w:tcW w:w="4750" w:type="dxa"/>
            <w:shd w:val="clear" w:color="auto" w:fill="F2F2F2" w:themeFill="background1" w:themeFillShade="F2"/>
          </w:tcPr>
          <w:p w14:paraId="2A12659A" w14:textId="00D13311"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w:t>
            </w:r>
            <w:r>
              <w:rPr>
                <w:sz w:val="24"/>
                <w:szCs w:val="24"/>
              </w:rPr>
              <w:t xml:space="preserve"> with </w:t>
            </w:r>
            <w:r w:rsidRPr="00323ACD">
              <w:rPr>
                <w:b/>
                <w:bCs/>
                <w:sz w:val="24"/>
                <w:szCs w:val="24"/>
              </w:rPr>
              <w:t xml:space="preserve">HBURST = </w:t>
            </w:r>
            <w:r w:rsidRPr="00453444">
              <w:rPr>
                <w:b/>
                <w:bCs/>
                <w:color w:val="CC0000"/>
                <w:sz w:val="24"/>
                <w:szCs w:val="24"/>
              </w:rPr>
              <w:t>WRAP4</w:t>
            </w:r>
          </w:p>
        </w:tc>
        <w:tc>
          <w:tcPr>
            <w:tcW w:w="2238" w:type="dxa"/>
            <w:shd w:val="clear" w:color="auto" w:fill="D9F2D0" w:themeFill="accent6" w:themeFillTint="33"/>
            <w:vAlign w:val="center"/>
          </w:tcPr>
          <w:p w14:paraId="21F650E2" w14:textId="340A08EC" w:rsidR="00972294" w:rsidRPr="00323ACD"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5ADA27CE" w14:textId="77777777" w:rsidTr="00EC666F">
        <w:trPr>
          <w:jc w:val="center"/>
        </w:trPr>
        <w:tc>
          <w:tcPr>
            <w:tcW w:w="3922" w:type="dxa"/>
            <w:shd w:val="clear" w:color="auto" w:fill="F2F2F2" w:themeFill="background1" w:themeFillShade="F2"/>
            <w:vAlign w:val="center"/>
          </w:tcPr>
          <w:p w14:paraId="49E4AC4A" w14:textId="39094495"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READ_</w:t>
            </w:r>
            <w:r w:rsidRPr="00453444">
              <w:rPr>
                <w:b/>
                <w:bCs/>
                <w:color w:val="CC0000"/>
                <w:sz w:val="24"/>
                <w:szCs w:val="24"/>
              </w:rPr>
              <w:t>WRAP4</w:t>
            </w:r>
            <w:r w:rsidRPr="00323ACD">
              <w:rPr>
                <w:b/>
                <w:bCs/>
                <w:color w:val="0F4761" w:themeColor="accent1" w:themeShade="BF"/>
                <w:sz w:val="24"/>
                <w:szCs w:val="24"/>
              </w:rPr>
              <w:t>_test</w:t>
            </w:r>
          </w:p>
        </w:tc>
        <w:tc>
          <w:tcPr>
            <w:tcW w:w="4750" w:type="dxa"/>
            <w:shd w:val="clear" w:color="auto" w:fill="F2F2F2" w:themeFill="background1" w:themeFillShade="F2"/>
          </w:tcPr>
          <w:p w14:paraId="3F271337" w14:textId="568A4AFF"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READ</w:t>
            </w:r>
            <w:r>
              <w:rPr>
                <w:sz w:val="24"/>
                <w:szCs w:val="24"/>
              </w:rPr>
              <w:t xml:space="preserve"> with </w:t>
            </w:r>
            <w:r w:rsidRPr="00323ACD">
              <w:rPr>
                <w:b/>
                <w:bCs/>
                <w:sz w:val="24"/>
                <w:szCs w:val="24"/>
              </w:rPr>
              <w:t xml:space="preserve">HBURST = </w:t>
            </w:r>
            <w:r w:rsidRPr="00453444">
              <w:rPr>
                <w:b/>
                <w:bCs/>
                <w:color w:val="CC0000"/>
                <w:sz w:val="24"/>
                <w:szCs w:val="24"/>
              </w:rPr>
              <w:t>WRAP4</w:t>
            </w:r>
          </w:p>
        </w:tc>
        <w:tc>
          <w:tcPr>
            <w:tcW w:w="2238" w:type="dxa"/>
            <w:shd w:val="clear" w:color="auto" w:fill="D9F2D0" w:themeFill="accent6" w:themeFillTint="33"/>
            <w:vAlign w:val="center"/>
          </w:tcPr>
          <w:p w14:paraId="2E324DA9" w14:textId="0005171C"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22871440" w14:textId="77777777" w:rsidTr="00EC666F">
        <w:trPr>
          <w:jc w:val="center"/>
        </w:trPr>
        <w:tc>
          <w:tcPr>
            <w:tcW w:w="3922" w:type="dxa"/>
            <w:shd w:val="clear" w:color="auto" w:fill="F2F2F2" w:themeFill="background1" w:themeFillShade="F2"/>
            <w:vAlign w:val="center"/>
          </w:tcPr>
          <w:p w14:paraId="7E35FAC0" w14:textId="580ACA9A"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WRITE_READ_</w:t>
            </w:r>
            <w:r w:rsidRPr="00453444">
              <w:rPr>
                <w:b/>
                <w:bCs/>
                <w:color w:val="CC0000"/>
                <w:sz w:val="24"/>
                <w:szCs w:val="24"/>
              </w:rPr>
              <w:t>WRAP4</w:t>
            </w:r>
            <w:r>
              <w:rPr>
                <w:b/>
                <w:bCs/>
                <w:color w:val="0F4761" w:themeColor="accent1" w:themeShade="BF"/>
                <w:sz w:val="24"/>
                <w:szCs w:val="24"/>
              </w:rPr>
              <w:t>_test</w:t>
            </w:r>
          </w:p>
        </w:tc>
        <w:tc>
          <w:tcPr>
            <w:tcW w:w="4750" w:type="dxa"/>
            <w:shd w:val="clear" w:color="auto" w:fill="F2F2F2" w:themeFill="background1" w:themeFillShade="F2"/>
          </w:tcPr>
          <w:p w14:paraId="3075BEA2" w14:textId="5327F9A5" w:rsidR="00972294" w:rsidRPr="00795597" w:rsidRDefault="00972294" w:rsidP="00ED2705">
            <w:pPr>
              <w:pStyle w:val="Title"/>
              <w:rPr>
                <w:b/>
                <w:bCs/>
                <w:color w:val="3A7C22" w:themeColor="accent6" w:themeShade="BF"/>
                <w:sz w:val="24"/>
                <w:szCs w:val="24"/>
              </w:rPr>
            </w:pPr>
            <w:r>
              <w:rPr>
                <w:b/>
                <w:bCs/>
                <w:color w:val="0F4761" w:themeColor="accent1" w:themeShade="BF"/>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 then READ</w:t>
            </w:r>
            <w:r w:rsidRPr="00B533BC">
              <w:rPr>
                <w:color w:val="0E2841" w:themeColor="text2"/>
                <w:sz w:val="24"/>
                <w:szCs w:val="24"/>
              </w:rPr>
              <w:t xml:space="preserve"> </w:t>
            </w:r>
            <w:r>
              <w:rPr>
                <w:sz w:val="24"/>
                <w:szCs w:val="24"/>
              </w:rPr>
              <w:t xml:space="preserve">with </w:t>
            </w:r>
            <w:r w:rsidRPr="00323ACD">
              <w:rPr>
                <w:b/>
                <w:bCs/>
                <w:sz w:val="24"/>
                <w:szCs w:val="24"/>
              </w:rPr>
              <w:t xml:space="preserve">HBURST = </w:t>
            </w:r>
            <w:r w:rsidRPr="00453444">
              <w:rPr>
                <w:b/>
                <w:bCs/>
                <w:color w:val="CC0000"/>
                <w:sz w:val="24"/>
                <w:szCs w:val="24"/>
              </w:rPr>
              <w:t>WRAP4</w:t>
            </w:r>
          </w:p>
        </w:tc>
        <w:tc>
          <w:tcPr>
            <w:tcW w:w="2238" w:type="dxa"/>
            <w:shd w:val="clear" w:color="auto" w:fill="D9F2D0" w:themeFill="accent6" w:themeFillTint="33"/>
            <w:vAlign w:val="center"/>
          </w:tcPr>
          <w:p w14:paraId="23056F2F" w14:textId="5E544AB0"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4767A718" w14:textId="77777777" w:rsidTr="00EC666F">
        <w:trPr>
          <w:jc w:val="center"/>
        </w:trPr>
        <w:tc>
          <w:tcPr>
            <w:tcW w:w="3922" w:type="dxa"/>
            <w:shd w:val="clear" w:color="auto" w:fill="D9D9D9" w:themeFill="background1" w:themeFillShade="D9"/>
            <w:vAlign w:val="center"/>
          </w:tcPr>
          <w:p w14:paraId="33209B3D" w14:textId="7456D36D"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w:t>
            </w:r>
            <w:r w:rsidRPr="00453444">
              <w:rPr>
                <w:b/>
                <w:bCs/>
                <w:color w:val="CC0000"/>
                <w:sz w:val="24"/>
                <w:szCs w:val="24"/>
              </w:rPr>
              <w:t>INCR4</w:t>
            </w:r>
            <w:r>
              <w:rPr>
                <w:b/>
                <w:bCs/>
                <w:color w:val="0F4761" w:themeColor="accent1" w:themeShade="BF"/>
                <w:sz w:val="24"/>
                <w:szCs w:val="24"/>
              </w:rPr>
              <w:t>_</w:t>
            </w:r>
            <w:r w:rsidRPr="00323ACD">
              <w:rPr>
                <w:b/>
                <w:bCs/>
                <w:color w:val="0F4761" w:themeColor="accent1" w:themeShade="BF"/>
                <w:sz w:val="24"/>
                <w:szCs w:val="24"/>
              </w:rPr>
              <w:t>test</w:t>
            </w:r>
          </w:p>
        </w:tc>
        <w:tc>
          <w:tcPr>
            <w:tcW w:w="4750" w:type="dxa"/>
            <w:shd w:val="clear" w:color="auto" w:fill="D9D9D9" w:themeFill="background1" w:themeFillShade="D9"/>
          </w:tcPr>
          <w:p w14:paraId="33C640E0" w14:textId="221F5835"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w:t>
            </w:r>
            <w:proofErr w:type="gramStart"/>
            <w:r>
              <w:rPr>
                <w:sz w:val="24"/>
                <w:szCs w:val="24"/>
              </w:rPr>
              <w:t xml:space="preserve">a </w:t>
            </w:r>
            <w:r w:rsidRPr="00B533BC">
              <w:rPr>
                <w:b/>
                <w:bCs/>
                <w:color w:val="0E2841" w:themeColor="text2"/>
                <w:sz w:val="24"/>
                <w:szCs w:val="24"/>
              </w:rPr>
              <w:t>WRITE</w:t>
            </w:r>
            <w:proofErr w:type="gramEnd"/>
            <w:r>
              <w:rPr>
                <w:sz w:val="24"/>
                <w:szCs w:val="24"/>
              </w:rPr>
              <w:t xml:space="preserve"> with </w:t>
            </w:r>
            <w:r w:rsidRPr="00323ACD">
              <w:rPr>
                <w:b/>
                <w:bCs/>
                <w:sz w:val="24"/>
                <w:szCs w:val="24"/>
              </w:rPr>
              <w:t xml:space="preserve">HBURST = </w:t>
            </w:r>
            <w:r w:rsidRPr="00453444">
              <w:rPr>
                <w:b/>
                <w:bCs/>
                <w:color w:val="CC0000"/>
                <w:sz w:val="24"/>
                <w:szCs w:val="24"/>
              </w:rPr>
              <w:t>INCR4</w:t>
            </w:r>
          </w:p>
        </w:tc>
        <w:tc>
          <w:tcPr>
            <w:tcW w:w="2238" w:type="dxa"/>
            <w:shd w:val="clear" w:color="auto" w:fill="D9F2D0" w:themeFill="accent6" w:themeFillTint="33"/>
            <w:vAlign w:val="center"/>
          </w:tcPr>
          <w:p w14:paraId="127902A8" w14:textId="62C220A5"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35E3F6B2" w14:textId="77777777" w:rsidTr="00EC666F">
        <w:trPr>
          <w:jc w:val="center"/>
        </w:trPr>
        <w:tc>
          <w:tcPr>
            <w:tcW w:w="3922" w:type="dxa"/>
            <w:shd w:val="clear" w:color="auto" w:fill="D9D9D9" w:themeFill="background1" w:themeFillShade="D9"/>
            <w:vAlign w:val="center"/>
          </w:tcPr>
          <w:p w14:paraId="6E82292B" w14:textId="4CF817FE"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READ_</w:t>
            </w:r>
            <w:r w:rsidRPr="00453444">
              <w:rPr>
                <w:b/>
                <w:bCs/>
                <w:color w:val="CC0000"/>
                <w:sz w:val="24"/>
                <w:szCs w:val="24"/>
              </w:rPr>
              <w:t>INCR4</w:t>
            </w:r>
            <w:r w:rsidRPr="00323ACD">
              <w:rPr>
                <w:b/>
                <w:bCs/>
                <w:color w:val="0F4761" w:themeColor="accent1" w:themeShade="BF"/>
                <w:sz w:val="24"/>
                <w:szCs w:val="24"/>
              </w:rPr>
              <w:t>_test</w:t>
            </w:r>
          </w:p>
        </w:tc>
        <w:tc>
          <w:tcPr>
            <w:tcW w:w="4750" w:type="dxa"/>
            <w:shd w:val="clear" w:color="auto" w:fill="D9D9D9" w:themeFill="background1" w:themeFillShade="D9"/>
          </w:tcPr>
          <w:p w14:paraId="1EE51AE2" w14:textId="1A3DF078"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driving a</w:t>
            </w:r>
            <w:r w:rsidRPr="00B533BC">
              <w:rPr>
                <w:color w:val="0E2841" w:themeColor="text2"/>
                <w:sz w:val="24"/>
                <w:szCs w:val="24"/>
              </w:rPr>
              <w:t xml:space="preserve"> </w:t>
            </w:r>
            <w:r w:rsidRPr="00B533BC">
              <w:rPr>
                <w:b/>
                <w:bCs/>
                <w:color w:val="0E2841" w:themeColor="text2"/>
                <w:sz w:val="24"/>
                <w:szCs w:val="24"/>
              </w:rPr>
              <w:t>READ</w:t>
            </w:r>
            <w:r w:rsidRPr="00B533BC">
              <w:rPr>
                <w:color w:val="0E2841" w:themeColor="text2"/>
                <w:sz w:val="24"/>
                <w:szCs w:val="24"/>
              </w:rPr>
              <w:t xml:space="preserve"> </w:t>
            </w:r>
            <w:r>
              <w:rPr>
                <w:sz w:val="24"/>
                <w:szCs w:val="24"/>
              </w:rPr>
              <w:t xml:space="preserve">with </w:t>
            </w:r>
            <w:r w:rsidRPr="00323ACD">
              <w:rPr>
                <w:b/>
                <w:bCs/>
                <w:sz w:val="24"/>
                <w:szCs w:val="24"/>
              </w:rPr>
              <w:t xml:space="preserve">HBURST = </w:t>
            </w:r>
            <w:r w:rsidRPr="00453444">
              <w:rPr>
                <w:b/>
                <w:bCs/>
                <w:color w:val="CC0000"/>
                <w:sz w:val="24"/>
                <w:szCs w:val="24"/>
              </w:rPr>
              <w:t>INCR4</w:t>
            </w:r>
          </w:p>
        </w:tc>
        <w:tc>
          <w:tcPr>
            <w:tcW w:w="2238" w:type="dxa"/>
            <w:shd w:val="clear" w:color="auto" w:fill="D9F2D0" w:themeFill="accent6" w:themeFillTint="33"/>
            <w:vAlign w:val="center"/>
          </w:tcPr>
          <w:p w14:paraId="47237247" w14:textId="4C6B586C"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7B1FB132" w14:textId="77777777" w:rsidTr="00EC666F">
        <w:trPr>
          <w:jc w:val="center"/>
        </w:trPr>
        <w:tc>
          <w:tcPr>
            <w:tcW w:w="3922" w:type="dxa"/>
            <w:shd w:val="clear" w:color="auto" w:fill="D9D9D9" w:themeFill="background1" w:themeFillShade="D9"/>
            <w:vAlign w:val="center"/>
          </w:tcPr>
          <w:p w14:paraId="057BC988" w14:textId="0B278DBF"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WRITE_READ_</w:t>
            </w:r>
            <w:r w:rsidRPr="00453444">
              <w:rPr>
                <w:b/>
                <w:bCs/>
                <w:color w:val="CC0000"/>
                <w:sz w:val="24"/>
                <w:szCs w:val="24"/>
              </w:rPr>
              <w:t>INCR4</w:t>
            </w:r>
            <w:r>
              <w:rPr>
                <w:b/>
                <w:bCs/>
                <w:color w:val="0F4761" w:themeColor="accent1" w:themeShade="BF"/>
                <w:sz w:val="24"/>
                <w:szCs w:val="24"/>
              </w:rPr>
              <w:t>_test</w:t>
            </w:r>
          </w:p>
        </w:tc>
        <w:tc>
          <w:tcPr>
            <w:tcW w:w="4750" w:type="dxa"/>
            <w:shd w:val="clear" w:color="auto" w:fill="D9D9D9" w:themeFill="background1" w:themeFillShade="D9"/>
          </w:tcPr>
          <w:p w14:paraId="34D46654" w14:textId="6884C142" w:rsidR="00972294" w:rsidRPr="00795597" w:rsidRDefault="00972294" w:rsidP="00ED2705">
            <w:pPr>
              <w:pStyle w:val="Title"/>
              <w:rPr>
                <w:b/>
                <w:bCs/>
                <w:color w:val="3A7C22" w:themeColor="accent6" w:themeShade="BF"/>
                <w:sz w:val="24"/>
                <w:szCs w:val="24"/>
              </w:rPr>
            </w:pPr>
            <w:r>
              <w:rPr>
                <w:b/>
                <w:bCs/>
                <w:color w:val="0F4761" w:themeColor="accent1" w:themeShade="BF"/>
                <w:sz w:val="24"/>
                <w:szCs w:val="24"/>
              </w:rPr>
              <w:t>:</w:t>
            </w:r>
            <w:r w:rsidRPr="00323ACD">
              <w:rPr>
                <w:sz w:val="24"/>
                <w:szCs w:val="24"/>
              </w:rPr>
              <w:t xml:space="preserve"> 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 then READ</w:t>
            </w:r>
            <w:r w:rsidRPr="00B533BC">
              <w:rPr>
                <w:color w:val="0E2841" w:themeColor="text2"/>
                <w:sz w:val="24"/>
                <w:szCs w:val="24"/>
              </w:rPr>
              <w:t xml:space="preserve"> </w:t>
            </w:r>
            <w:r>
              <w:rPr>
                <w:sz w:val="24"/>
                <w:szCs w:val="24"/>
              </w:rPr>
              <w:t xml:space="preserve">with </w:t>
            </w:r>
            <w:r w:rsidRPr="00323ACD">
              <w:rPr>
                <w:b/>
                <w:bCs/>
                <w:sz w:val="24"/>
                <w:szCs w:val="24"/>
              </w:rPr>
              <w:t xml:space="preserve">HBURST = </w:t>
            </w:r>
            <w:r w:rsidRPr="00453444">
              <w:rPr>
                <w:b/>
                <w:bCs/>
                <w:color w:val="CC0000"/>
                <w:sz w:val="24"/>
                <w:szCs w:val="24"/>
              </w:rPr>
              <w:t>INCR4</w:t>
            </w:r>
          </w:p>
        </w:tc>
        <w:tc>
          <w:tcPr>
            <w:tcW w:w="2238" w:type="dxa"/>
            <w:shd w:val="clear" w:color="auto" w:fill="D9F2D0" w:themeFill="accent6" w:themeFillTint="33"/>
            <w:vAlign w:val="center"/>
          </w:tcPr>
          <w:p w14:paraId="0A084A86" w14:textId="4D2BF216"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6AB3660A" w14:textId="77777777" w:rsidTr="00EC666F">
        <w:trPr>
          <w:jc w:val="center"/>
        </w:trPr>
        <w:tc>
          <w:tcPr>
            <w:tcW w:w="3922" w:type="dxa"/>
            <w:shd w:val="clear" w:color="auto" w:fill="F2F2F2" w:themeFill="background1" w:themeFillShade="F2"/>
            <w:vAlign w:val="center"/>
          </w:tcPr>
          <w:p w14:paraId="09DDC60D" w14:textId="5D99DE11"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w:t>
            </w:r>
            <w:r w:rsidRPr="00453444">
              <w:rPr>
                <w:b/>
                <w:bCs/>
                <w:color w:val="CC0000"/>
                <w:sz w:val="24"/>
                <w:szCs w:val="24"/>
              </w:rPr>
              <w:t>WRAP8</w:t>
            </w:r>
            <w:r>
              <w:rPr>
                <w:b/>
                <w:bCs/>
                <w:color w:val="0F4761" w:themeColor="accent1" w:themeShade="BF"/>
                <w:sz w:val="24"/>
                <w:szCs w:val="24"/>
              </w:rPr>
              <w:t>_</w:t>
            </w:r>
            <w:r w:rsidRPr="00323ACD">
              <w:rPr>
                <w:b/>
                <w:bCs/>
                <w:color w:val="0F4761" w:themeColor="accent1" w:themeShade="BF"/>
                <w:sz w:val="24"/>
                <w:szCs w:val="24"/>
              </w:rPr>
              <w:t>test</w:t>
            </w:r>
          </w:p>
        </w:tc>
        <w:tc>
          <w:tcPr>
            <w:tcW w:w="4750" w:type="dxa"/>
            <w:shd w:val="clear" w:color="auto" w:fill="F2F2F2" w:themeFill="background1" w:themeFillShade="F2"/>
          </w:tcPr>
          <w:p w14:paraId="1E3278EC" w14:textId="6A3A1047"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w:t>
            </w:r>
            <w:r>
              <w:rPr>
                <w:sz w:val="24"/>
                <w:szCs w:val="24"/>
              </w:rPr>
              <w:t xml:space="preserve"> with </w:t>
            </w:r>
            <w:r w:rsidRPr="00323ACD">
              <w:rPr>
                <w:b/>
                <w:bCs/>
                <w:sz w:val="24"/>
                <w:szCs w:val="24"/>
              </w:rPr>
              <w:t xml:space="preserve">HBURST = </w:t>
            </w:r>
            <w:r w:rsidRPr="00453444">
              <w:rPr>
                <w:b/>
                <w:bCs/>
                <w:color w:val="CC0000"/>
                <w:sz w:val="24"/>
                <w:szCs w:val="24"/>
              </w:rPr>
              <w:t>WRAP8</w:t>
            </w:r>
          </w:p>
        </w:tc>
        <w:tc>
          <w:tcPr>
            <w:tcW w:w="2238" w:type="dxa"/>
            <w:shd w:val="clear" w:color="auto" w:fill="D9F2D0" w:themeFill="accent6" w:themeFillTint="33"/>
            <w:vAlign w:val="center"/>
          </w:tcPr>
          <w:p w14:paraId="4FB84171" w14:textId="29F32171"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0686D248" w14:textId="77777777" w:rsidTr="00EC666F">
        <w:trPr>
          <w:jc w:val="center"/>
        </w:trPr>
        <w:tc>
          <w:tcPr>
            <w:tcW w:w="3922" w:type="dxa"/>
            <w:shd w:val="clear" w:color="auto" w:fill="F2F2F2" w:themeFill="background1" w:themeFillShade="F2"/>
            <w:vAlign w:val="center"/>
          </w:tcPr>
          <w:p w14:paraId="4A52F06D" w14:textId="04308345"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READ_</w:t>
            </w:r>
            <w:r w:rsidRPr="00453444">
              <w:rPr>
                <w:b/>
                <w:bCs/>
                <w:color w:val="CC0000"/>
                <w:sz w:val="24"/>
                <w:szCs w:val="24"/>
              </w:rPr>
              <w:t>WRAP8</w:t>
            </w:r>
            <w:r w:rsidRPr="00323ACD">
              <w:rPr>
                <w:b/>
                <w:bCs/>
                <w:color w:val="0F4761" w:themeColor="accent1" w:themeShade="BF"/>
                <w:sz w:val="24"/>
                <w:szCs w:val="24"/>
              </w:rPr>
              <w:t>_test</w:t>
            </w:r>
          </w:p>
        </w:tc>
        <w:tc>
          <w:tcPr>
            <w:tcW w:w="4750" w:type="dxa"/>
            <w:shd w:val="clear" w:color="auto" w:fill="F2F2F2" w:themeFill="background1" w:themeFillShade="F2"/>
          </w:tcPr>
          <w:p w14:paraId="21122E38" w14:textId="26FDB65E"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READ</w:t>
            </w:r>
            <w:r w:rsidRPr="00544E16">
              <w:rPr>
                <w:b/>
                <w:bCs/>
                <w:color w:val="0B769F" w:themeColor="accent4" w:themeShade="BF"/>
                <w:sz w:val="24"/>
                <w:szCs w:val="24"/>
              </w:rPr>
              <w:t xml:space="preserve"> </w:t>
            </w:r>
            <w:r>
              <w:rPr>
                <w:sz w:val="24"/>
                <w:szCs w:val="24"/>
              </w:rPr>
              <w:t xml:space="preserve">with </w:t>
            </w:r>
            <w:r w:rsidRPr="00323ACD">
              <w:rPr>
                <w:b/>
                <w:bCs/>
                <w:sz w:val="24"/>
                <w:szCs w:val="24"/>
              </w:rPr>
              <w:t xml:space="preserve">HBURST = </w:t>
            </w:r>
            <w:r w:rsidRPr="00453444">
              <w:rPr>
                <w:b/>
                <w:bCs/>
                <w:color w:val="CC0000"/>
                <w:sz w:val="24"/>
                <w:szCs w:val="24"/>
              </w:rPr>
              <w:t>WRAP8</w:t>
            </w:r>
          </w:p>
        </w:tc>
        <w:tc>
          <w:tcPr>
            <w:tcW w:w="2238" w:type="dxa"/>
            <w:shd w:val="clear" w:color="auto" w:fill="D9F2D0" w:themeFill="accent6" w:themeFillTint="33"/>
            <w:vAlign w:val="center"/>
          </w:tcPr>
          <w:p w14:paraId="705EF917" w14:textId="6F56B1A8"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05E50699" w14:textId="77777777" w:rsidTr="00EC666F">
        <w:trPr>
          <w:jc w:val="center"/>
        </w:trPr>
        <w:tc>
          <w:tcPr>
            <w:tcW w:w="3922" w:type="dxa"/>
            <w:shd w:val="clear" w:color="auto" w:fill="F2F2F2" w:themeFill="background1" w:themeFillShade="F2"/>
            <w:vAlign w:val="center"/>
          </w:tcPr>
          <w:p w14:paraId="7D3DCF6C" w14:textId="1411AD00"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WRITE_READ_</w:t>
            </w:r>
            <w:r w:rsidRPr="00453444">
              <w:rPr>
                <w:b/>
                <w:bCs/>
                <w:color w:val="CC0000"/>
                <w:sz w:val="24"/>
                <w:szCs w:val="24"/>
              </w:rPr>
              <w:t>WRAP8</w:t>
            </w:r>
            <w:r>
              <w:rPr>
                <w:b/>
                <w:bCs/>
                <w:color w:val="0F4761" w:themeColor="accent1" w:themeShade="BF"/>
                <w:sz w:val="24"/>
                <w:szCs w:val="24"/>
              </w:rPr>
              <w:t>_test</w:t>
            </w:r>
          </w:p>
        </w:tc>
        <w:tc>
          <w:tcPr>
            <w:tcW w:w="4750" w:type="dxa"/>
            <w:shd w:val="clear" w:color="auto" w:fill="F2F2F2" w:themeFill="background1" w:themeFillShade="F2"/>
          </w:tcPr>
          <w:p w14:paraId="4A7B6BF1" w14:textId="26C01A59" w:rsidR="00972294" w:rsidRPr="00795597" w:rsidRDefault="00972294" w:rsidP="00ED2705">
            <w:pPr>
              <w:pStyle w:val="Title"/>
              <w:rPr>
                <w:b/>
                <w:bCs/>
                <w:color w:val="3A7C22" w:themeColor="accent6" w:themeShade="BF"/>
                <w:sz w:val="24"/>
                <w:szCs w:val="24"/>
              </w:rPr>
            </w:pPr>
            <w:r>
              <w:rPr>
                <w:b/>
                <w:bCs/>
                <w:color w:val="0F4761" w:themeColor="accent1" w:themeShade="BF"/>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 then READ</w:t>
            </w:r>
            <w:r>
              <w:rPr>
                <w:sz w:val="24"/>
                <w:szCs w:val="24"/>
              </w:rPr>
              <w:t xml:space="preserve"> with </w:t>
            </w:r>
            <w:r w:rsidRPr="00323ACD">
              <w:rPr>
                <w:b/>
                <w:bCs/>
                <w:sz w:val="24"/>
                <w:szCs w:val="24"/>
              </w:rPr>
              <w:t xml:space="preserve">HBURST = </w:t>
            </w:r>
            <w:r w:rsidRPr="00453444">
              <w:rPr>
                <w:b/>
                <w:bCs/>
                <w:color w:val="CC0000"/>
                <w:sz w:val="24"/>
                <w:szCs w:val="24"/>
              </w:rPr>
              <w:t>WRAP8</w:t>
            </w:r>
          </w:p>
        </w:tc>
        <w:tc>
          <w:tcPr>
            <w:tcW w:w="2238" w:type="dxa"/>
            <w:shd w:val="clear" w:color="auto" w:fill="D9F2D0" w:themeFill="accent6" w:themeFillTint="33"/>
            <w:vAlign w:val="center"/>
          </w:tcPr>
          <w:p w14:paraId="3031E9D9" w14:textId="6BEA706A"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02C75197" w14:textId="77777777" w:rsidTr="00EC666F">
        <w:trPr>
          <w:jc w:val="center"/>
        </w:trPr>
        <w:tc>
          <w:tcPr>
            <w:tcW w:w="3922" w:type="dxa"/>
            <w:shd w:val="clear" w:color="auto" w:fill="D9D9D9" w:themeFill="background1" w:themeFillShade="D9"/>
            <w:vAlign w:val="center"/>
          </w:tcPr>
          <w:p w14:paraId="3E3ACA1D" w14:textId="5E8B5959"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w:t>
            </w:r>
            <w:r w:rsidRPr="00453444">
              <w:rPr>
                <w:b/>
                <w:bCs/>
                <w:color w:val="CC0000"/>
                <w:sz w:val="24"/>
                <w:szCs w:val="24"/>
              </w:rPr>
              <w:t>INCR8</w:t>
            </w:r>
            <w:r>
              <w:rPr>
                <w:b/>
                <w:bCs/>
                <w:color w:val="0F4761" w:themeColor="accent1" w:themeShade="BF"/>
                <w:sz w:val="24"/>
                <w:szCs w:val="24"/>
              </w:rPr>
              <w:t>_</w:t>
            </w:r>
            <w:r w:rsidRPr="00323ACD">
              <w:rPr>
                <w:b/>
                <w:bCs/>
                <w:color w:val="0F4761" w:themeColor="accent1" w:themeShade="BF"/>
                <w:sz w:val="24"/>
                <w:szCs w:val="24"/>
              </w:rPr>
              <w:t>test</w:t>
            </w:r>
          </w:p>
        </w:tc>
        <w:tc>
          <w:tcPr>
            <w:tcW w:w="4750" w:type="dxa"/>
            <w:shd w:val="clear" w:color="auto" w:fill="D9D9D9" w:themeFill="background1" w:themeFillShade="D9"/>
          </w:tcPr>
          <w:p w14:paraId="2DB214CC" w14:textId="790E6E12"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w:t>
            </w:r>
            <w:r>
              <w:rPr>
                <w:sz w:val="24"/>
                <w:szCs w:val="24"/>
              </w:rPr>
              <w:t xml:space="preserve"> with </w:t>
            </w:r>
            <w:r w:rsidRPr="00323ACD">
              <w:rPr>
                <w:b/>
                <w:bCs/>
                <w:sz w:val="24"/>
                <w:szCs w:val="24"/>
              </w:rPr>
              <w:t xml:space="preserve">HBURST = </w:t>
            </w:r>
            <w:r w:rsidRPr="00453444">
              <w:rPr>
                <w:b/>
                <w:bCs/>
                <w:color w:val="CC0000"/>
                <w:sz w:val="24"/>
                <w:szCs w:val="24"/>
              </w:rPr>
              <w:t>INCR8</w:t>
            </w:r>
          </w:p>
        </w:tc>
        <w:tc>
          <w:tcPr>
            <w:tcW w:w="2238" w:type="dxa"/>
            <w:shd w:val="clear" w:color="auto" w:fill="D9F2D0" w:themeFill="accent6" w:themeFillTint="33"/>
            <w:vAlign w:val="center"/>
          </w:tcPr>
          <w:p w14:paraId="75E8E5DD" w14:textId="1BE7926A"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3C7DD595" w14:textId="77777777" w:rsidTr="00EC666F">
        <w:trPr>
          <w:jc w:val="center"/>
        </w:trPr>
        <w:tc>
          <w:tcPr>
            <w:tcW w:w="3922" w:type="dxa"/>
            <w:shd w:val="clear" w:color="auto" w:fill="D9D9D9" w:themeFill="background1" w:themeFillShade="D9"/>
            <w:vAlign w:val="center"/>
          </w:tcPr>
          <w:p w14:paraId="3391BC89" w14:textId="0E9F2EF9"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READ_</w:t>
            </w:r>
            <w:r w:rsidRPr="00453444">
              <w:rPr>
                <w:b/>
                <w:bCs/>
                <w:color w:val="CC0000"/>
                <w:sz w:val="24"/>
                <w:szCs w:val="24"/>
              </w:rPr>
              <w:t>INCR8</w:t>
            </w:r>
            <w:r w:rsidRPr="00323ACD">
              <w:rPr>
                <w:b/>
                <w:bCs/>
                <w:color w:val="0F4761" w:themeColor="accent1" w:themeShade="BF"/>
                <w:sz w:val="24"/>
                <w:szCs w:val="24"/>
              </w:rPr>
              <w:t>_test</w:t>
            </w:r>
          </w:p>
        </w:tc>
        <w:tc>
          <w:tcPr>
            <w:tcW w:w="4750" w:type="dxa"/>
            <w:shd w:val="clear" w:color="auto" w:fill="D9D9D9" w:themeFill="background1" w:themeFillShade="D9"/>
          </w:tcPr>
          <w:p w14:paraId="2D63FD82" w14:textId="0B1B0408"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READ</w:t>
            </w:r>
            <w:r>
              <w:rPr>
                <w:sz w:val="24"/>
                <w:szCs w:val="24"/>
              </w:rPr>
              <w:t xml:space="preserve"> with </w:t>
            </w:r>
            <w:r w:rsidRPr="00323ACD">
              <w:rPr>
                <w:b/>
                <w:bCs/>
                <w:sz w:val="24"/>
                <w:szCs w:val="24"/>
              </w:rPr>
              <w:t xml:space="preserve">HBURST = </w:t>
            </w:r>
            <w:r w:rsidRPr="00453444">
              <w:rPr>
                <w:b/>
                <w:bCs/>
                <w:color w:val="CC0000"/>
                <w:sz w:val="24"/>
                <w:szCs w:val="24"/>
              </w:rPr>
              <w:t>INCR8</w:t>
            </w:r>
          </w:p>
        </w:tc>
        <w:tc>
          <w:tcPr>
            <w:tcW w:w="2238" w:type="dxa"/>
            <w:shd w:val="clear" w:color="auto" w:fill="D9F2D0" w:themeFill="accent6" w:themeFillTint="33"/>
            <w:vAlign w:val="center"/>
          </w:tcPr>
          <w:p w14:paraId="44D1B79D" w14:textId="1DE8A262"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65C54593" w14:textId="77777777" w:rsidTr="00EC666F">
        <w:trPr>
          <w:jc w:val="center"/>
        </w:trPr>
        <w:tc>
          <w:tcPr>
            <w:tcW w:w="3922" w:type="dxa"/>
            <w:shd w:val="clear" w:color="auto" w:fill="D9D9D9" w:themeFill="background1" w:themeFillShade="D9"/>
            <w:vAlign w:val="center"/>
          </w:tcPr>
          <w:p w14:paraId="42777CE9" w14:textId="2BFE8DB0"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WRITE_READ_</w:t>
            </w:r>
            <w:r w:rsidRPr="00453444">
              <w:rPr>
                <w:b/>
                <w:bCs/>
                <w:color w:val="CC0000"/>
                <w:sz w:val="24"/>
                <w:szCs w:val="24"/>
              </w:rPr>
              <w:t>INCR8</w:t>
            </w:r>
            <w:r>
              <w:rPr>
                <w:b/>
                <w:bCs/>
                <w:color w:val="0F4761" w:themeColor="accent1" w:themeShade="BF"/>
                <w:sz w:val="24"/>
                <w:szCs w:val="24"/>
              </w:rPr>
              <w:t>_test</w:t>
            </w:r>
          </w:p>
        </w:tc>
        <w:tc>
          <w:tcPr>
            <w:tcW w:w="4750" w:type="dxa"/>
            <w:shd w:val="clear" w:color="auto" w:fill="D9D9D9" w:themeFill="background1" w:themeFillShade="D9"/>
          </w:tcPr>
          <w:p w14:paraId="78C2BA59" w14:textId="25061852" w:rsidR="00972294" w:rsidRPr="00795597" w:rsidRDefault="00972294" w:rsidP="00ED2705">
            <w:pPr>
              <w:pStyle w:val="Title"/>
              <w:rPr>
                <w:b/>
                <w:bCs/>
                <w:color w:val="3A7C22" w:themeColor="accent6" w:themeShade="BF"/>
                <w:sz w:val="24"/>
                <w:szCs w:val="24"/>
              </w:rPr>
            </w:pPr>
            <w:r>
              <w:rPr>
                <w:b/>
                <w:bCs/>
                <w:color w:val="0F4761" w:themeColor="accent1" w:themeShade="BF"/>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 then READ</w:t>
            </w:r>
            <w:r>
              <w:rPr>
                <w:sz w:val="24"/>
                <w:szCs w:val="24"/>
              </w:rPr>
              <w:t xml:space="preserve"> with </w:t>
            </w:r>
            <w:r w:rsidRPr="00323ACD">
              <w:rPr>
                <w:b/>
                <w:bCs/>
                <w:sz w:val="24"/>
                <w:szCs w:val="24"/>
              </w:rPr>
              <w:t xml:space="preserve">HBURST = </w:t>
            </w:r>
            <w:r w:rsidRPr="00453444">
              <w:rPr>
                <w:b/>
                <w:bCs/>
                <w:color w:val="CC0000"/>
                <w:sz w:val="24"/>
                <w:szCs w:val="24"/>
              </w:rPr>
              <w:t>INCR8</w:t>
            </w:r>
          </w:p>
        </w:tc>
        <w:tc>
          <w:tcPr>
            <w:tcW w:w="2238" w:type="dxa"/>
            <w:shd w:val="clear" w:color="auto" w:fill="D9F2D0" w:themeFill="accent6" w:themeFillTint="33"/>
            <w:vAlign w:val="center"/>
          </w:tcPr>
          <w:p w14:paraId="7CFF35F0" w14:textId="00AA5416"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4067F57C" w14:textId="77777777" w:rsidTr="00EC666F">
        <w:trPr>
          <w:jc w:val="center"/>
        </w:trPr>
        <w:tc>
          <w:tcPr>
            <w:tcW w:w="3922" w:type="dxa"/>
            <w:shd w:val="clear" w:color="auto" w:fill="F2F2F2" w:themeFill="background1" w:themeFillShade="F2"/>
            <w:vAlign w:val="center"/>
          </w:tcPr>
          <w:p w14:paraId="5C0B0F50" w14:textId="59E7F0CE"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w:t>
            </w:r>
            <w:r w:rsidRPr="00453444">
              <w:rPr>
                <w:b/>
                <w:bCs/>
                <w:color w:val="CC0000"/>
                <w:sz w:val="24"/>
                <w:szCs w:val="24"/>
              </w:rPr>
              <w:t>WRAP16</w:t>
            </w:r>
            <w:r>
              <w:rPr>
                <w:b/>
                <w:bCs/>
                <w:color w:val="0F4761" w:themeColor="accent1" w:themeShade="BF"/>
                <w:sz w:val="24"/>
                <w:szCs w:val="24"/>
              </w:rPr>
              <w:t>_</w:t>
            </w:r>
            <w:r w:rsidRPr="00323ACD">
              <w:rPr>
                <w:b/>
                <w:bCs/>
                <w:color w:val="0F4761" w:themeColor="accent1" w:themeShade="BF"/>
                <w:sz w:val="24"/>
                <w:szCs w:val="24"/>
              </w:rPr>
              <w:t>test</w:t>
            </w:r>
          </w:p>
        </w:tc>
        <w:tc>
          <w:tcPr>
            <w:tcW w:w="4750" w:type="dxa"/>
            <w:shd w:val="clear" w:color="auto" w:fill="F2F2F2" w:themeFill="background1" w:themeFillShade="F2"/>
          </w:tcPr>
          <w:p w14:paraId="34D536BA" w14:textId="233F579C"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w:t>
            </w:r>
            <w:r>
              <w:rPr>
                <w:sz w:val="24"/>
                <w:szCs w:val="24"/>
              </w:rPr>
              <w:t xml:space="preserve"> with </w:t>
            </w:r>
            <w:r w:rsidRPr="00323ACD">
              <w:rPr>
                <w:b/>
                <w:bCs/>
                <w:sz w:val="24"/>
                <w:szCs w:val="24"/>
              </w:rPr>
              <w:t xml:space="preserve">HBURST = </w:t>
            </w:r>
            <w:r w:rsidRPr="00453444">
              <w:rPr>
                <w:b/>
                <w:bCs/>
                <w:color w:val="CC0000"/>
                <w:sz w:val="24"/>
                <w:szCs w:val="24"/>
              </w:rPr>
              <w:t>WRAP16</w:t>
            </w:r>
          </w:p>
        </w:tc>
        <w:tc>
          <w:tcPr>
            <w:tcW w:w="2238" w:type="dxa"/>
            <w:shd w:val="clear" w:color="auto" w:fill="D9F2D0" w:themeFill="accent6" w:themeFillTint="33"/>
            <w:vAlign w:val="center"/>
          </w:tcPr>
          <w:p w14:paraId="443F0322" w14:textId="2168723D"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6B7574" w14:paraId="01DA8F89" w14:textId="77777777" w:rsidTr="00EC666F">
        <w:trPr>
          <w:trHeight w:val="985"/>
          <w:jc w:val="center"/>
        </w:trPr>
        <w:tc>
          <w:tcPr>
            <w:tcW w:w="3922" w:type="dxa"/>
            <w:shd w:val="clear" w:color="auto" w:fill="000000" w:themeFill="text1"/>
            <w:vAlign w:val="center"/>
          </w:tcPr>
          <w:p w14:paraId="71297FA9" w14:textId="79DE2F1B" w:rsidR="006B7574" w:rsidRPr="006B7574" w:rsidRDefault="006B7574" w:rsidP="00B533BC">
            <w:pPr>
              <w:pStyle w:val="Title"/>
              <w:jc w:val="center"/>
              <w:rPr>
                <w:color w:val="FFFFFF" w:themeColor="background1"/>
                <w:sz w:val="28"/>
                <w:szCs w:val="28"/>
              </w:rPr>
            </w:pPr>
            <w:r w:rsidRPr="00972294">
              <w:rPr>
                <w:color w:val="FFFFFF" w:themeColor="background1"/>
                <w:sz w:val="28"/>
                <w:szCs w:val="28"/>
              </w:rPr>
              <w:lastRenderedPageBreak/>
              <w:t>TESTS</w:t>
            </w:r>
          </w:p>
        </w:tc>
        <w:tc>
          <w:tcPr>
            <w:tcW w:w="4750" w:type="dxa"/>
            <w:shd w:val="clear" w:color="auto" w:fill="000000" w:themeFill="text1"/>
            <w:vAlign w:val="center"/>
          </w:tcPr>
          <w:p w14:paraId="60135F71" w14:textId="401E53FE" w:rsidR="006B7574" w:rsidRPr="006B7574" w:rsidRDefault="006B7574" w:rsidP="006B7574">
            <w:pPr>
              <w:pStyle w:val="Title"/>
              <w:jc w:val="center"/>
              <w:rPr>
                <w:color w:val="FFFFFF" w:themeColor="background1"/>
                <w:sz w:val="28"/>
                <w:szCs w:val="28"/>
              </w:rPr>
            </w:pPr>
            <w:r w:rsidRPr="006B7574">
              <w:rPr>
                <w:color w:val="FFFFFF" w:themeColor="background1"/>
                <w:sz w:val="28"/>
                <w:szCs w:val="28"/>
              </w:rPr>
              <w:t>DESCRIPTION</w:t>
            </w:r>
          </w:p>
        </w:tc>
        <w:tc>
          <w:tcPr>
            <w:tcW w:w="2238" w:type="dxa"/>
            <w:shd w:val="clear" w:color="auto" w:fill="000000" w:themeFill="text1"/>
            <w:vAlign w:val="center"/>
          </w:tcPr>
          <w:p w14:paraId="6241655D" w14:textId="34EC257E" w:rsidR="006B7574" w:rsidRPr="006B7574" w:rsidRDefault="006B7574" w:rsidP="00C12455">
            <w:pPr>
              <w:pStyle w:val="Title"/>
              <w:jc w:val="center"/>
              <w:rPr>
                <w:color w:val="FFFFFF" w:themeColor="background1"/>
                <w:sz w:val="28"/>
                <w:szCs w:val="28"/>
              </w:rPr>
            </w:pPr>
            <w:r w:rsidRPr="006B7574">
              <w:rPr>
                <w:color w:val="FFFFFF" w:themeColor="background1"/>
                <w:sz w:val="28"/>
                <w:szCs w:val="28"/>
              </w:rPr>
              <w:t>NO. BUGS FOUND</w:t>
            </w:r>
          </w:p>
        </w:tc>
      </w:tr>
      <w:tr w:rsidR="00972294" w14:paraId="185F0466" w14:textId="77777777" w:rsidTr="00EC666F">
        <w:trPr>
          <w:jc w:val="center"/>
        </w:trPr>
        <w:tc>
          <w:tcPr>
            <w:tcW w:w="3922" w:type="dxa"/>
            <w:shd w:val="clear" w:color="auto" w:fill="F2F2F2" w:themeFill="background1" w:themeFillShade="F2"/>
            <w:vAlign w:val="center"/>
          </w:tcPr>
          <w:p w14:paraId="6F41707C" w14:textId="1FB79EDA"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READ_</w:t>
            </w:r>
            <w:r w:rsidRPr="00453444">
              <w:rPr>
                <w:b/>
                <w:bCs/>
                <w:color w:val="CC0000"/>
                <w:sz w:val="24"/>
                <w:szCs w:val="24"/>
              </w:rPr>
              <w:t>WRAP16</w:t>
            </w:r>
            <w:r w:rsidRPr="00323ACD">
              <w:rPr>
                <w:b/>
                <w:bCs/>
                <w:color w:val="0F4761" w:themeColor="accent1" w:themeShade="BF"/>
                <w:sz w:val="24"/>
                <w:szCs w:val="24"/>
              </w:rPr>
              <w:t>_test</w:t>
            </w:r>
          </w:p>
        </w:tc>
        <w:tc>
          <w:tcPr>
            <w:tcW w:w="4750" w:type="dxa"/>
            <w:shd w:val="clear" w:color="auto" w:fill="F2F2F2" w:themeFill="background1" w:themeFillShade="F2"/>
          </w:tcPr>
          <w:p w14:paraId="3169D6EA" w14:textId="2C584841"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READ</w:t>
            </w:r>
            <w:r>
              <w:rPr>
                <w:sz w:val="24"/>
                <w:szCs w:val="24"/>
              </w:rPr>
              <w:t xml:space="preserve"> with </w:t>
            </w:r>
            <w:r w:rsidRPr="00323ACD">
              <w:rPr>
                <w:b/>
                <w:bCs/>
                <w:sz w:val="24"/>
                <w:szCs w:val="24"/>
              </w:rPr>
              <w:t>HBURST =</w:t>
            </w:r>
            <w:r w:rsidRPr="00453444">
              <w:rPr>
                <w:b/>
                <w:bCs/>
                <w:color w:val="CC0000"/>
                <w:sz w:val="24"/>
                <w:szCs w:val="24"/>
              </w:rPr>
              <w:t xml:space="preserve"> WRAP16</w:t>
            </w:r>
          </w:p>
        </w:tc>
        <w:tc>
          <w:tcPr>
            <w:tcW w:w="2238" w:type="dxa"/>
            <w:shd w:val="clear" w:color="auto" w:fill="D9F2D0" w:themeFill="accent6" w:themeFillTint="33"/>
            <w:vAlign w:val="center"/>
          </w:tcPr>
          <w:p w14:paraId="5B604C61" w14:textId="3EF34203"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619F5539" w14:textId="77777777" w:rsidTr="00EC666F">
        <w:trPr>
          <w:jc w:val="center"/>
        </w:trPr>
        <w:tc>
          <w:tcPr>
            <w:tcW w:w="3922" w:type="dxa"/>
            <w:shd w:val="clear" w:color="auto" w:fill="F2F2F2" w:themeFill="background1" w:themeFillShade="F2"/>
            <w:vAlign w:val="center"/>
          </w:tcPr>
          <w:p w14:paraId="10388AC2" w14:textId="261A75CE"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WRITE_READ_</w:t>
            </w:r>
            <w:r w:rsidRPr="00453444">
              <w:rPr>
                <w:b/>
                <w:bCs/>
                <w:color w:val="CC0000"/>
                <w:sz w:val="24"/>
                <w:szCs w:val="24"/>
              </w:rPr>
              <w:t>WRAP16</w:t>
            </w:r>
            <w:r>
              <w:rPr>
                <w:b/>
                <w:bCs/>
                <w:color w:val="0F4761" w:themeColor="accent1" w:themeShade="BF"/>
                <w:sz w:val="24"/>
                <w:szCs w:val="24"/>
              </w:rPr>
              <w:t>_test</w:t>
            </w:r>
          </w:p>
        </w:tc>
        <w:tc>
          <w:tcPr>
            <w:tcW w:w="4750" w:type="dxa"/>
            <w:shd w:val="clear" w:color="auto" w:fill="F2F2F2" w:themeFill="background1" w:themeFillShade="F2"/>
          </w:tcPr>
          <w:p w14:paraId="2FADB26C" w14:textId="7E72CDA5" w:rsidR="00972294" w:rsidRPr="00795597" w:rsidRDefault="00972294" w:rsidP="00ED2705">
            <w:pPr>
              <w:pStyle w:val="Title"/>
              <w:rPr>
                <w:b/>
                <w:bCs/>
                <w:color w:val="3A7C22" w:themeColor="accent6" w:themeShade="BF"/>
                <w:sz w:val="24"/>
                <w:szCs w:val="24"/>
              </w:rPr>
            </w:pPr>
            <w:r>
              <w:rPr>
                <w:b/>
                <w:bCs/>
                <w:color w:val="0F4761" w:themeColor="accent1" w:themeShade="BF"/>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w:t>
            </w:r>
            <w:proofErr w:type="gramStart"/>
            <w:r>
              <w:rPr>
                <w:sz w:val="24"/>
                <w:szCs w:val="24"/>
              </w:rPr>
              <w:t xml:space="preserve">a </w:t>
            </w:r>
            <w:r w:rsidRPr="00B533BC">
              <w:rPr>
                <w:b/>
                <w:bCs/>
                <w:color w:val="0E2841" w:themeColor="text2"/>
                <w:sz w:val="24"/>
                <w:szCs w:val="24"/>
              </w:rPr>
              <w:t>WRITE</w:t>
            </w:r>
            <w:proofErr w:type="gramEnd"/>
            <w:r w:rsidRPr="00B533BC">
              <w:rPr>
                <w:b/>
                <w:bCs/>
                <w:color w:val="0E2841" w:themeColor="text2"/>
                <w:sz w:val="24"/>
                <w:szCs w:val="24"/>
              </w:rPr>
              <w:t xml:space="preserve"> then </w:t>
            </w:r>
            <w:r w:rsidRPr="00B533BC">
              <w:rPr>
                <w:b/>
                <w:bCs/>
                <w:color w:val="156082" w:themeColor="accent1"/>
                <w:sz w:val="24"/>
                <w:szCs w:val="24"/>
              </w:rPr>
              <w:t>READ</w:t>
            </w:r>
            <w:r w:rsidRPr="00B533BC">
              <w:rPr>
                <w:color w:val="156082" w:themeColor="accent1"/>
                <w:sz w:val="24"/>
                <w:szCs w:val="24"/>
              </w:rPr>
              <w:t xml:space="preserve"> </w:t>
            </w:r>
            <w:r>
              <w:rPr>
                <w:sz w:val="24"/>
                <w:szCs w:val="24"/>
              </w:rPr>
              <w:t xml:space="preserve">with </w:t>
            </w:r>
            <w:r w:rsidRPr="00323ACD">
              <w:rPr>
                <w:b/>
                <w:bCs/>
                <w:sz w:val="24"/>
                <w:szCs w:val="24"/>
              </w:rPr>
              <w:t xml:space="preserve">HBURST = </w:t>
            </w:r>
            <w:r w:rsidRPr="00453444">
              <w:rPr>
                <w:b/>
                <w:bCs/>
                <w:color w:val="CC0000"/>
                <w:sz w:val="24"/>
                <w:szCs w:val="24"/>
              </w:rPr>
              <w:t>WRAP16</w:t>
            </w:r>
          </w:p>
        </w:tc>
        <w:tc>
          <w:tcPr>
            <w:tcW w:w="2238" w:type="dxa"/>
            <w:shd w:val="clear" w:color="auto" w:fill="D9F2D0" w:themeFill="accent6" w:themeFillTint="33"/>
            <w:vAlign w:val="center"/>
          </w:tcPr>
          <w:p w14:paraId="1EF61564" w14:textId="153846BF"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44B9CBA6" w14:textId="77777777" w:rsidTr="00EC666F">
        <w:trPr>
          <w:jc w:val="center"/>
        </w:trPr>
        <w:tc>
          <w:tcPr>
            <w:tcW w:w="3922" w:type="dxa"/>
            <w:shd w:val="clear" w:color="auto" w:fill="D9D9D9" w:themeFill="background1" w:themeFillShade="D9"/>
            <w:vAlign w:val="center"/>
          </w:tcPr>
          <w:p w14:paraId="389558E1" w14:textId="0EDDAA02"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w:t>
            </w:r>
            <w:r w:rsidRPr="00453444">
              <w:rPr>
                <w:b/>
                <w:bCs/>
                <w:color w:val="CC0000"/>
                <w:sz w:val="24"/>
                <w:szCs w:val="24"/>
              </w:rPr>
              <w:t>INCR16</w:t>
            </w:r>
            <w:r>
              <w:rPr>
                <w:b/>
                <w:bCs/>
                <w:color w:val="0F4761" w:themeColor="accent1" w:themeShade="BF"/>
                <w:sz w:val="24"/>
                <w:szCs w:val="24"/>
              </w:rPr>
              <w:t>_</w:t>
            </w:r>
            <w:r w:rsidRPr="00323ACD">
              <w:rPr>
                <w:b/>
                <w:bCs/>
                <w:color w:val="0F4761" w:themeColor="accent1" w:themeShade="BF"/>
                <w:sz w:val="24"/>
                <w:szCs w:val="24"/>
              </w:rPr>
              <w:t>test</w:t>
            </w:r>
          </w:p>
        </w:tc>
        <w:tc>
          <w:tcPr>
            <w:tcW w:w="4750" w:type="dxa"/>
            <w:shd w:val="clear" w:color="auto" w:fill="D9D9D9" w:themeFill="background1" w:themeFillShade="D9"/>
          </w:tcPr>
          <w:p w14:paraId="3B0AD09D" w14:textId="0B32C2F9"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156082" w:themeColor="accent1"/>
                <w:sz w:val="24"/>
                <w:szCs w:val="24"/>
              </w:rPr>
              <w:t>WRITE</w:t>
            </w:r>
            <w:r>
              <w:rPr>
                <w:sz w:val="24"/>
                <w:szCs w:val="24"/>
              </w:rPr>
              <w:t xml:space="preserve"> with </w:t>
            </w:r>
            <w:r w:rsidRPr="00323ACD">
              <w:rPr>
                <w:b/>
                <w:bCs/>
                <w:sz w:val="24"/>
                <w:szCs w:val="24"/>
              </w:rPr>
              <w:t xml:space="preserve">HBURST = </w:t>
            </w:r>
            <w:r w:rsidRPr="00453444">
              <w:rPr>
                <w:b/>
                <w:bCs/>
                <w:color w:val="CC0000"/>
                <w:sz w:val="24"/>
                <w:szCs w:val="24"/>
              </w:rPr>
              <w:t>INCR16</w:t>
            </w:r>
          </w:p>
        </w:tc>
        <w:tc>
          <w:tcPr>
            <w:tcW w:w="2238" w:type="dxa"/>
            <w:shd w:val="clear" w:color="auto" w:fill="D9F2D0" w:themeFill="accent6" w:themeFillTint="33"/>
            <w:vAlign w:val="center"/>
          </w:tcPr>
          <w:p w14:paraId="39CB3B96" w14:textId="2AFEBA7F"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66715C0D" w14:textId="77777777" w:rsidTr="00EC666F">
        <w:trPr>
          <w:jc w:val="center"/>
        </w:trPr>
        <w:tc>
          <w:tcPr>
            <w:tcW w:w="3922" w:type="dxa"/>
            <w:shd w:val="clear" w:color="auto" w:fill="D9D9D9" w:themeFill="background1" w:themeFillShade="D9"/>
            <w:vAlign w:val="center"/>
          </w:tcPr>
          <w:p w14:paraId="26C67733" w14:textId="62B27883"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READ_</w:t>
            </w:r>
            <w:r w:rsidRPr="00453444">
              <w:rPr>
                <w:b/>
                <w:bCs/>
                <w:color w:val="CC0000"/>
                <w:sz w:val="24"/>
                <w:szCs w:val="24"/>
              </w:rPr>
              <w:t>INCR16</w:t>
            </w:r>
            <w:r w:rsidRPr="00323ACD">
              <w:rPr>
                <w:b/>
                <w:bCs/>
                <w:color w:val="0F4761" w:themeColor="accent1" w:themeShade="BF"/>
                <w:sz w:val="24"/>
                <w:szCs w:val="24"/>
              </w:rPr>
              <w:t>_test</w:t>
            </w:r>
          </w:p>
        </w:tc>
        <w:tc>
          <w:tcPr>
            <w:tcW w:w="4750" w:type="dxa"/>
            <w:shd w:val="clear" w:color="auto" w:fill="D9D9D9" w:themeFill="background1" w:themeFillShade="D9"/>
          </w:tcPr>
          <w:p w14:paraId="635F624E" w14:textId="695DFCF4" w:rsidR="00972294" w:rsidRPr="00795597" w:rsidRDefault="00972294" w:rsidP="00ED2705">
            <w:pPr>
              <w:pStyle w:val="Title"/>
              <w:rPr>
                <w:b/>
                <w:bCs/>
                <w:color w:val="3A7C22" w:themeColor="accent6" w:themeShade="BF"/>
                <w:sz w:val="24"/>
                <w:szCs w:val="24"/>
              </w:rPr>
            </w:pPr>
            <w:r w:rsidRPr="00323ACD">
              <w:rPr>
                <w:b/>
                <w:bCs/>
                <w:color w:val="0F4761" w:themeColor="accent1" w:themeShade="BF"/>
                <w:sz w:val="24"/>
                <w:szCs w:val="24"/>
              </w:rPr>
              <w:t>:</w:t>
            </w:r>
            <w:r>
              <w:rPr>
                <w:b/>
                <w:bCs/>
                <w:sz w:val="24"/>
                <w:szCs w:val="24"/>
              </w:rPr>
              <w:t xml:space="preserve"> </w:t>
            </w:r>
            <w:r w:rsidRPr="00323ACD">
              <w:rPr>
                <w:sz w:val="24"/>
                <w:szCs w:val="24"/>
              </w:rPr>
              <w:t xml:space="preserve">Randomizing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READ</w:t>
            </w:r>
            <w:r>
              <w:rPr>
                <w:sz w:val="24"/>
                <w:szCs w:val="24"/>
              </w:rPr>
              <w:t xml:space="preserve"> with </w:t>
            </w:r>
            <w:r w:rsidRPr="00323ACD">
              <w:rPr>
                <w:b/>
                <w:bCs/>
                <w:sz w:val="24"/>
                <w:szCs w:val="24"/>
              </w:rPr>
              <w:t xml:space="preserve">HBURST = </w:t>
            </w:r>
            <w:r w:rsidRPr="00453444">
              <w:rPr>
                <w:b/>
                <w:bCs/>
                <w:color w:val="CC0000"/>
                <w:sz w:val="24"/>
                <w:szCs w:val="24"/>
              </w:rPr>
              <w:t>INCR16</w:t>
            </w:r>
          </w:p>
        </w:tc>
        <w:tc>
          <w:tcPr>
            <w:tcW w:w="2238" w:type="dxa"/>
            <w:shd w:val="clear" w:color="auto" w:fill="D9F2D0" w:themeFill="accent6" w:themeFillTint="33"/>
            <w:vAlign w:val="center"/>
          </w:tcPr>
          <w:p w14:paraId="378E3AC5" w14:textId="09455AF4"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972294" w14:paraId="2782F871" w14:textId="77777777" w:rsidTr="00EC666F">
        <w:trPr>
          <w:trHeight w:val="452"/>
          <w:jc w:val="center"/>
        </w:trPr>
        <w:tc>
          <w:tcPr>
            <w:tcW w:w="3922" w:type="dxa"/>
            <w:shd w:val="clear" w:color="auto" w:fill="D9D9D9" w:themeFill="background1" w:themeFillShade="D9"/>
            <w:vAlign w:val="center"/>
          </w:tcPr>
          <w:p w14:paraId="25E53950" w14:textId="188BE17C" w:rsidR="00972294" w:rsidRDefault="00972294" w:rsidP="00B533BC">
            <w:pPr>
              <w:pStyle w:val="Title"/>
              <w:numPr>
                <w:ilvl w:val="0"/>
                <w:numId w:val="9"/>
              </w:numPr>
              <w:rPr>
                <w:b/>
                <w:bCs/>
                <w:color w:val="0F4761" w:themeColor="accent1" w:themeShade="BF"/>
                <w:sz w:val="24"/>
                <w:szCs w:val="24"/>
              </w:rPr>
            </w:pPr>
            <w:r>
              <w:rPr>
                <w:b/>
                <w:bCs/>
                <w:color w:val="0F4761" w:themeColor="accent1" w:themeShade="BF"/>
                <w:sz w:val="24"/>
                <w:szCs w:val="24"/>
              </w:rPr>
              <w:t>WRITE_READ_</w:t>
            </w:r>
            <w:r w:rsidRPr="00453444">
              <w:rPr>
                <w:b/>
                <w:bCs/>
                <w:color w:val="CC0000"/>
                <w:sz w:val="24"/>
                <w:szCs w:val="24"/>
              </w:rPr>
              <w:t>INCR16</w:t>
            </w:r>
            <w:r>
              <w:rPr>
                <w:b/>
                <w:bCs/>
                <w:color w:val="0F4761" w:themeColor="accent1" w:themeShade="BF"/>
                <w:sz w:val="24"/>
                <w:szCs w:val="24"/>
              </w:rPr>
              <w:t>_test</w:t>
            </w:r>
          </w:p>
        </w:tc>
        <w:tc>
          <w:tcPr>
            <w:tcW w:w="4750" w:type="dxa"/>
            <w:shd w:val="clear" w:color="auto" w:fill="D9D9D9" w:themeFill="background1" w:themeFillShade="D9"/>
          </w:tcPr>
          <w:p w14:paraId="2A88F80D" w14:textId="76771DE4" w:rsidR="00972294" w:rsidRPr="00795597" w:rsidRDefault="00972294" w:rsidP="00ED2705">
            <w:pPr>
              <w:pStyle w:val="Title"/>
              <w:rPr>
                <w:b/>
                <w:bCs/>
                <w:color w:val="3A7C22" w:themeColor="accent6" w:themeShade="BF"/>
                <w:sz w:val="24"/>
                <w:szCs w:val="24"/>
              </w:rPr>
            </w:pPr>
            <w:proofErr w:type="gramStart"/>
            <w:r>
              <w:rPr>
                <w:b/>
                <w:bCs/>
                <w:color w:val="0F4761" w:themeColor="accent1" w:themeShade="BF"/>
                <w:sz w:val="24"/>
                <w:szCs w:val="24"/>
              </w:rPr>
              <w:t xml:space="preserve">:  </w:t>
            </w:r>
            <w:r w:rsidRPr="00323ACD">
              <w:rPr>
                <w:sz w:val="24"/>
                <w:szCs w:val="24"/>
              </w:rPr>
              <w:t>Randomizing</w:t>
            </w:r>
            <w:proofErr w:type="gramEnd"/>
            <w:r w:rsidRPr="00323ACD">
              <w:rPr>
                <w:sz w:val="24"/>
                <w:szCs w:val="24"/>
              </w:rPr>
              <w:t xml:space="preserve"> </w:t>
            </w:r>
            <w:r>
              <w:rPr>
                <w:sz w:val="24"/>
                <w:szCs w:val="24"/>
              </w:rPr>
              <w:t>stimulus</w:t>
            </w:r>
            <w:r w:rsidRPr="00323ACD">
              <w:rPr>
                <w:sz w:val="24"/>
                <w:szCs w:val="24"/>
              </w:rPr>
              <w:t xml:space="preserve"> and </w:t>
            </w:r>
            <w:r>
              <w:rPr>
                <w:sz w:val="24"/>
                <w:szCs w:val="24"/>
              </w:rPr>
              <w:t xml:space="preserve">driving a </w:t>
            </w:r>
            <w:r w:rsidRPr="00B533BC">
              <w:rPr>
                <w:b/>
                <w:bCs/>
                <w:color w:val="0E2841" w:themeColor="text2"/>
                <w:sz w:val="24"/>
                <w:szCs w:val="24"/>
              </w:rPr>
              <w:t>WRITE then READ</w:t>
            </w:r>
            <w:r w:rsidRPr="00B533BC">
              <w:rPr>
                <w:color w:val="0E2841" w:themeColor="text2"/>
                <w:sz w:val="24"/>
                <w:szCs w:val="24"/>
              </w:rPr>
              <w:t xml:space="preserve"> </w:t>
            </w:r>
            <w:r>
              <w:rPr>
                <w:sz w:val="24"/>
                <w:szCs w:val="24"/>
              </w:rPr>
              <w:t xml:space="preserve">with </w:t>
            </w:r>
            <w:r w:rsidRPr="00323ACD">
              <w:rPr>
                <w:b/>
                <w:bCs/>
                <w:sz w:val="24"/>
                <w:szCs w:val="24"/>
              </w:rPr>
              <w:t xml:space="preserve">HBURST = </w:t>
            </w:r>
            <w:r w:rsidRPr="00453444">
              <w:rPr>
                <w:b/>
                <w:bCs/>
                <w:color w:val="CC0000"/>
                <w:sz w:val="24"/>
                <w:szCs w:val="24"/>
              </w:rPr>
              <w:t>INCR16</w:t>
            </w:r>
          </w:p>
        </w:tc>
        <w:tc>
          <w:tcPr>
            <w:tcW w:w="2238" w:type="dxa"/>
            <w:shd w:val="clear" w:color="auto" w:fill="D9F2D0" w:themeFill="accent6" w:themeFillTint="33"/>
            <w:vAlign w:val="center"/>
          </w:tcPr>
          <w:p w14:paraId="23C068D8" w14:textId="44BEFAB0" w:rsidR="00972294" w:rsidRPr="00795597" w:rsidRDefault="00972294" w:rsidP="00C12455">
            <w:pPr>
              <w:pStyle w:val="Title"/>
              <w:jc w:val="center"/>
              <w:rPr>
                <w:b/>
                <w:bCs/>
                <w:color w:val="C00000"/>
                <w:sz w:val="24"/>
                <w:szCs w:val="24"/>
              </w:rPr>
            </w:pPr>
            <w:r>
              <w:rPr>
                <w:b/>
                <w:bCs/>
                <w:color w:val="3A7C22" w:themeColor="accent6" w:themeShade="BF"/>
                <w:sz w:val="24"/>
                <w:szCs w:val="24"/>
              </w:rPr>
              <w:t>Passed</w:t>
            </w:r>
          </w:p>
        </w:tc>
      </w:tr>
      <w:tr w:rsidR="00C12455" w14:paraId="18950633" w14:textId="77777777" w:rsidTr="00EC666F">
        <w:trPr>
          <w:jc w:val="center"/>
        </w:trPr>
        <w:tc>
          <w:tcPr>
            <w:tcW w:w="3922" w:type="dxa"/>
            <w:shd w:val="clear" w:color="auto" w:fill="D9D9D9" w:themeFill="background1" w:themeFillShade="D9"/>
            <w:vAlign w:val="center"/>
          </w:tcPr>
          <w:p w14:paraId="2B39FA95" w14:textId="699FED5A" w:rsidR="00C12455" w:rsidRPr="00C12455" w:rsidRDefault="00C12455" w:rsidP="00B533BC">
            <w:pPr>
              <w:pStyle w:val="Title"/>
              <w:numPr>
                <w:ilvl w:val="0"/>
                <w:numId w:val="9"/>
              </w:numPr>
              <w:rPr>
                <w:b/>
                <w:bCs/>
                <w:color w:val="0F4761" w:themeColor="accent1" w:themeShade="BF"/>
                <w:sz w:val="24"/>
                <w:szCs w:val="24"/>
              </w:rPr>
            </w:pPr>
            <w:r w:rsidRPr="00EC666F">
              <w:rPr>
                <w:b/>
                <w:bCs/>
                <w:color w:val="0F4761" w:themeColor="accent1" w:themeShade="BF"/>
                <w:sz w:val="24"/>
                <w:szCs w:val="24"/>
              </w:rPr>
              <w:t>ADDRESS_ERROR_INJECTION_ test</w:t>
            </w:r>
          </w:p>
        </w:tc>
        <w:tc>
          <w:tcPr>
            <w:tcW w:w="4750" w:type="dxa"/>
            <w:shd w:val="clear" w:color="auto" w:fill="D9D9D9" w:themeFill="background1" w:themeFillShade="D9"/>
          </w:tcPr>
          <w:p w14:paraId="6A4EF3E7" w14:textId="689737E0" w:rsidR="00C12455" w:rsidRPr="00C12455" w:rsidRDefault="00C12455" w:rsidP="00C12455">
            <w:pPr>
              <w:pStyle w:val="Title"/>
              <w:rPr>
                <w:b/>
                <w:bCs/>
                <w:color w:val="0F4761" w:themeColor="accent1" w:themeShade="BF"/>
                <w:sz w:val="24"/>
                <w:szCs w:val="24"/>
              </w:rPr>
            </w:pPr>
            <w:proofErr w:type="gramStart"/>
            <w:r>
              <w:rPr>
                <w:sz w:val="24"/>
                <w:szCs w:val="24"/>
              </w:rPr>
              <w:t>:</w:t>
            </w:r>
            <w:r w:rsidRPr="00C12455">
              <w:rPr>
                <w:sz w:val="24"/>
                <w:szCs w:val="24"/>
              </w:rPr>
              <w:t>Overriding</w:t>
            </w:r>
            <w:proofErr w:type="gramEnd"/>
            <w:r w:rsidRPr="00C12455">
              <w:rPr>
                <w:sz w:val="24"/>
                <w:szCs w:val="24"/>
              </w:rPr>
              <w:t xml:space="preserve"> constraints </w:t>
            </w:r>
            <w:r w:rsidRPr="00C12455">
              <w:rPr>
                <w:b/>
                <w:bCs/>
                <w:color w:val="0E2841" w:themeColor="text2"/>
                <w:sz w:val="24"/>
                <w:szCs w:val="24"/>
              </w:rPr>
              <w:t>to inject an invalid address during a burst transaction</w:t>
            </w:r>
            <w:r w:rsidRPr="00C12455">
              <w:rPr>
                <w:sz w:val="24"/>
                <w:szCs w:val="24"/>
              </w:rPr>
              <w:t xml:space="preserve"> </w:t>
            </w:r>
            <w:r w:rsidRPr="00C12455">
              <w:rPr>
                <w:b/>
                <w:bCs/>
                <w:color w:val="C00000"/>
                <w:sz w:val="24"/>
                <w:szCs w:val="24"/>
              </w:rPr>
              <w:t>to check error response</w:t>
            </w:r>
            <w:r>
              <w:rPr>
                <w:color w:val="C00000"/>
                <w:sz w:val="24"/>
                <w:szCs w:val="24"/>
              </w:rPr>
              <w:t>.</w:t>
            </w:r>
          </w:p>
        </w:tc>
        <w:tc>
          <w:tcPr>
            <w:tcW w:w="2238" w:type="dxa"/>
            <w:shd w:val="clear" w:color="auto" w:fill="D9F2D0" w:themeFill="accent6" w:themeFillTint="33"/>
            <w:vAlign w:val="center"/>
          </w:tcPr>
          <w:p w14:paraId="71EFD396" w14:textId="44AC05A7" w:rsidR="00C12455" w:rsidRPr="00C12455" w:rsidRDefault="00C12455" w:rsidP="00C12455">
            <w:pPr>
              <w:pStyle w:val="Title"/>
              <w:jc w:val="center"/>
              <w:rPr>
                <w:b/>
                <w:bCs/>
                <w:color w:val="3A7C22" w:themeColor="accent6" w:themeShade="BF"/>
                <w:sz w:val="24"/>
                <w:szCs w:val="24"/>
              </w:rPr>
            </w:pPr>
            <w:r w:rsidRPr="00C12455">
              <w:rPr>
                <w:b/>
                <w:bCs/>
                <w:color w:val="3A7C22" w:themeColor="accent6" w:themeShade="BF"/>
                <w:sz w:val="24"/>
                <w:szCs w:val="24"/>
              </w:rPr>
              <w:t>Passed</w:t>
            </w:r>
          </w:p>
        </w:tc>
      </w:tr>
      <w:tr w:rsidR="00C12455" w14:paraId="714EAE98" w14:textId="77777777" w:rsidTr="00EC666F">
        <w:trPr>
          <w:jc w:val="center"/>
        </w:trPr>
        <w:tc>
          <w:tcPr>
            <w:tcW w:w="3922" w:type="dxa"/>
            <w:shd w:val="clear" w:color="auto" w:fill="D9D9D9" w:themeFill="background1" w:themeFillShade="D9"/>
            <w:vAlign w:val="center"/>
          </w:tcPr>
          <w:p w14:paraId="281B8ACD" w14:textId="1868088B" w:rsidR="00C12455" w:rsidRDefault="00C12455" w:rsidP="00B533BC">
            <w:pPr>
              <w:pStyle w:val="Title"/>
              <w:numPr>
                <w:ilvl w:val="0"/>
                <w:numId w:val="9"/>
              </w:numPr>
              <w:rPr>
                <w:b/>
                <w:bCs/>
                <w:color w:val="0F4761" w:themeColor="accent1" w:themeShade="BF"/>
                <w:sz w:val="24"/>
                <w:szCs w:val="24"/>
              </w:rPr>
            </w:pPr>
            <w:r w:rsidRPr="00C12455">
              <w:rPr>
                <w:b/>
                <w:bCs/>
                <w:color w:val="0F4761" w:themeColor="accent1" w:themeShade="BF"/>
                <w:sz w:val="24"/>
                <w:szCs w:val="24"/>
              </w:rPr>
              <w:t>PRIVILEGE_ERROR_INJECTION _</w:t>
            </w:r>
            <w:proofErr w:type="spellStart"/>
            <w:r w:rsidRPr="00C12455">
              <w:rPr>
                <w:b/>
                <w:bCs/>
                <w:color w:val="0F4761" w:themeColor="accent1" w:themeShade="BF"/>
                <w:sz w:val="24"/>
                <w:szCs w:val="24"/>
              </w:rPr>
              <w:t>r_test</w:t>
            </w:r>
            <w:proofErr w:type="spellEnd"/>
          </w:p>
        </w:tc>
        <w:tc>
          <w:tcPr>
            <w:tcW w:w="4750" w:type="dxa"/>
            <w:shd w:val="clear" w:color="auto" w:fill="D9D9D9" w:themeFill="background1" w:themeFillShade="D9"/>
          </w:tcPr>
          <w:p w14:paraId="43A89DC2" w14:textId="5044F7FC" w:rsidR="00C12455" w:rsidRDefault="00C12455" w:rsidP="00C12455">
            <w:pPr>
              <w:pStyle w:val="Title"/>
              <w:rPr>
                <w:b/>
                <w:bCs/>
                <w:color w:val="0F4761" w:themeColor="accent1" w:themeShade="BF"/>
                <w:sz w:val="24"/>
                <w:szCs w:val="24"/>
              </w:rPr>
            </w:pPr>
            <w:r w:rsidRPr="00C12455">
              <w:rPr>
                <w:b/>
                <w:bCs/>
                <w:color w:val="000000" w:themeColor="text1"/>
                <w:sz w:val="24"/>
                <w:szCs w:val="24"/>
              </w:rPr>
              <w:t xml:space="preserve">: Overriding constraints </w:t>
            </w:r>
            <w:r w:rsidRPr="00C12455">
              <w:rPr>
                <w:b/>
                <w:bCs/>
                <w:color w:val="0E2841" w:themeColor="text2"/>
                <w:sz w:val="24"/>
                <w:szCs w:val="24"/>
              </w:rPr>
              <w:t xml:space="preserve">to inject </w:t>
            </w:r>
            <w:proofErr w:type="spellStart"/>
            <w:r w:rsidRPr="00C12455">
              <w:rPr>
                <w:b/>
                <w:bCs/>
                <w:color w:val="0E2841" w:themeColor="text2"/>
                <w:sz w:val="24"/>
                <w:szCs w:val="24"/>
              </w:rPr>
              <w:t>subordinate_p_r</w:t>
            </w:r>
            <w:proofErr w:type="spellEnd"/>
            <w:r w:rsidRPr="00C12455">
              <w:rPr>
                <w:b/>
                <w:bCs/>
                <w:color w:val="0E2841" w:themeColor="text2"/>
                <w:sz w:val="24"/>
                <w:szCs w:val="24"/>
              </w:rPr>
              <w:t xml:space="preserve"> with a read operation without the correct HPROT value</w:t>
            </w:r>
            <w:r w:rsidRPr="00C12455">
              <w:rPr>
                <w:b/>
                <w:bCs/>
                <w:color w:val="0F4761" w:themeColor="accent1" w:themeShade="BF"/>
                <w:sz w:val="24"/>
                <w:szCs w:val="24"/>
              </w:rPr>
              <w:t xml:space="preserve"> </w:t>
            </w:r>
            <w:r w:rsidRPr="00C12455">
              <w:rPr>
                <w:b/>
                <w:bCs/>
                <w:color w:val="C00000"/>
                <w:sz w:val="24"/>
                <w:szCs w:val="24"/>
              </w:rPr>
              <w:t>to check privilege error response</w:t>
            </w:r>
          </w:p>
        </w:tc>
        <w:tc>
          <w:tcPr>
            <w:tcW w:w="2238" w:type="dxa"/>
            <w:shd w:val="clear" w:color="auto" w:fill="D9F2D0" w:themeFill="accent6" w:themeFillTint="33"/>
            <w:vAlign w:val="center"/>
          </w:tcPr>
          <w:p w14:paraId="36B8F9AA" w14:textId="26369BC0" w:rsidR="00C12455" w:rsidRDefault="00C12455"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C12455" w14:paraId="7E40FF53" w14:textId="77777777" w:rsidTr="00EC666F">
        <w:trPr>
          <w:jc w:val="center"/>
        </w:trPr>
        <w:tc>
          <w:tcPr>
            <w:tcW w:w="3922" w:type="dxa"/>
            <w:shd w:val="clear" w:color="auto" w:fill="D9D9D9" w:themeFill="background1" w:themeFillShade="D9"/>
            <w:vAlign w:val="center"/>
          </w:tcPr>
          <w:p w14:paraId="728CF421" w14:textId="77F501DA" w:rsidR="00C12455" w:rsidRDefault="00C12455" w:rsidP="00B533BC">
            <w:pPr>
              <w:pStyle w:val="Title"/>
              <w:numPr>
                <w:ilvl w:val="0"/>
                <w:numId w:val="9"/>
              </w:numPr>
              <w:rPr>
                <w:b/>
                <w:bCs/>
                <w:color w:val="0F4761" w:themeColor="accent1" w:themeShade="BF"/>
                <w:sz w:val="24"/>
                <w:szCs w:val="24"/>
              </w:rPr>
            </w:pPr>
            <w:r w:rsidRPr="00C12455">
              <w:rPr>
                <w:b/>
                <w:bCs/>
                <w:color w:val="0F4761" w:themeColor="accent1" w:themeShade="BF"/>
                <w:sz w:val="24"/>
                <w:szCs w:val="24"/>
              </w:rPr>
              <w:t>PRIVILEGE_ERROR_INJECTION _</w:t>
            </w:r>
            <w:proofErr w:type="spellStart"/>
            <w:r w:rsidRPr="00C12455">
              <w:rPr>
                <w:b/>
                <w:bCs/>
                <w:color w:val="0F4761" w:themeColor="accent1" w:themeShade="BF"/>
                <w:sz w:val="24"/>
                <w:szCs w:val="24"/>
              </w:rPr>
              <w:t>wr_test</w:t>
            </w:r>
            <w:proofErr w:type="spellEnd"/>
          </w:p>
        </w:tc>
        <w:tc>
          <w:tcPr>
            <w:tcW w:w="4750" w:type="dxa"/>
            <w:shd w:val="clear" w:color="auto" w:fill="D9D9D9" w:themeFill="background1" w:themeFillShade="D9"/>
          </w:tcPr>
          <w:p w14:paraId="247E7A05" w14:textId="0A28A6EC" w:rsidR="00C12455" w:rsidRDefault="00C12455" w:rsidP="00C12455">
            <w:pPr>
              <w:pStyle w:val="Title"/>
              <w:rPr>
                <w:b/>
                <w:bCs/>
                <w:color w:val="0F4761" w:themeColor="accent1" w:themeShade="BF"/>
                <w:sz w:val="24"/>
                <w:szCs w:val="24"/>
              </w:rPr>
            </w:pPr>
            <w:r w:rsidRPr="00B533BC">
              <w:rPr>
                <w:b/>
                <w:bCs/>
                <w:color w:val="000000" w:themeColor="text1"/>
                <w:sz w:val="24"/>
                <w:szCs w:val="24"/>
              </w:rPr>
              <w:t xml:space="preserve">: Overriding constraints </w:t>
            </w:r>
            <w:r w:rsidRPr="00B533BC">
              <w:rPr>
                <w:b/>
                <w:bCs/>
                <w:color w:val="0E2841" w:themeColor="text2"/>
                <w:sz w:val="24"/>
                <w:szCs w:val="24"/>
              </w:rPr>
              <w:t xml:space="preserve">to inject </w:t>
            </w:r>
            <w:proofErr w:type="spellStart"/>
            <w:r w:rsidRPr="00B533BC">
              <w:rPr>
                <w:b/>
                <w:bCs/>
                <w:color w:val="0E2841" w:themeColor="text2"/>
                <w:sz w:val="24"/>
                <w:szCs w:val="24"/>
              </w:rPr>
              <w:t>subordinate_p_wr</w:t>
            </w:r>
            <w:proofErr w:type="spellEnd"/>
            <w:r w:rsidRPr="00B533BC">
              <w:rPr>
                <w:b/>
                <w:bCs/>
                <w:color w:val="0E2841" w:themeColor="text2"/>
                <w:sz w:val="24"/>
                <w:szCs w:val="24"/>
              </w:rPr>
              <w:t xml:space="preserve"> with a read &amp; write operation without the correct HPROT value</w:t>
            </w:r>
            <w:r w:rsidRPr="00C12455">
              <w:rPr>
                <w:b/>
                <w:bCs/>
                <w:color w:val="0F4761" w:themeColor="accent1" w:themeShade="BF"/>
                <w:sz w:val="24"/>
                <w:szCs w:val="24"/>
              </w:rPr>
              <w:t xml:space="preserve"> </w:t>
            </w:r>
            <w:r w:rsidRPr="00B533BC">
              <w:rPr>
                <w:b/>
                <w:bCs/>
                <w:color w:val="C00000"/>
                <w:sz w:val="24"/>
                <w:szCs w:val="24"/>
              </w:rPr>
              <w:t>to check privilege error response</w:t>
            </w:r>
          </w:p>
        </w:tc>
        <w:tc>
          <w:tcPr>
            <w:tcW w:w="2238" w:type="dxa"/>
            <w:shd w:val="clear" w:color="auto" w:fill="D9F2D0" w:themeFill="accent6" w:themeFillTint="33"/>
            <w:vAlign w:val="center"/>
          </w:tcPr>
          <w:p w14:paraId="231BD82D" w14:textId="13C79BB4" w:rsidR="00C12455" w:rsidRDefault="00C12455" w:rsidP="00C12455">
            <w:pPr>
              <w:pStyle w:val="Title"/>
              <w:jc w:val="center"/>
              <w:rPr>
                <w:b/>
                <w:bCs/>
                <w:color w:val="3A7C22" w:themeColor="accent6" w:themeShade="BF"/>
                <w:sz w:val="24"/>
                <w:szCs w:val="24"/>
              </w:rPr>
            </w:pPr>
            <w:r>
              <w:rPr>
                <w:b/>
                <w:bCs/>
                <w:color w:val="3A7C22" w:themeColor="accent6" w:themeShade="BF"/>
                <w:sz w:val="24"/>
                <w:szCs w:val="24"/>
              </w:rPr>
              <w:t>Passed</w:t>
            </w:r>
          </w:p>
        </w:tc>
      </w:tr>
      <w:tr w:rsidR="00EC666F" w14:paraId="77887C90" w14:textId="77777777" w:rsidTr="00EC666F">
        <w:trPr>
          <w:jc w:val="center"/>
        </w:trPr>
        <w:tc>
          <w:tcPr>
            <w:tcW w:w="3922" w:type="dxa"/>
            <w:shd w:val="clear" w:color="auto" w:fill="D9D9D9" w:themeFill="background1" w:themeFillShade="D9"/>
            <w:vAlign w:val="center"/>
          </w:tcPr>
          <w:p w14:paraId="0AEDFE06" w14:textId="61F4E4E3" w:rsidR="00EC666F" w:rsidRPr="00C12455" w:rsidRDefault="00EC666F" w:rsidP="00B533BC">
            <w:pPr>
              <w:pStyle w:val="Title"/>
              <w:numPr>
                <w:ilvl w:val="0"/>
                <w:numId w:val="9"/>
              </w:numPr>
              <w:rPr>
                <w:b/>
                <w:bCs/>
                <w:color w:val="0F4761" w:themeColor="accent1" w:themeShade="BF"/>
                <w:sz w:val="24"/>
                <w:szCs w:val="24"/>
              </w:rPr>
            </w:pPr>
            <w:proofErr w:type="spellStart"/>
            <w:r>
              <w:rPr>
                <w:b/>
                <w:bCs/>
                <w:color w:val="0F4761" w:themeColor="accent1" w:themeShade="BF"/>
                <w:sz w:val="24"/>
                <w:szCs w:val="24"/>
              </w:rPr>
              <w:t>runall_test</w:t>
            </w:r>
            <w:proofErr w:type="spellEnd"/>
          </w:p>
        </w:tc>
        <w:tc>
          <w:tcPr>
            <w:tcW w:w="4750" w:type="dxa"/>
            <w:shd w:val="clear" w:color="auto" w:fill="D9D9D9" w:themeFill="background1" w:themeFillShade="D9"/>
          </w:tcPr>
          <w:p w14:paraId="6736E499" w14:textId="77777777" w:rsidR="00EC666F" w:rsidRPr="00B533BC" w:rsidRDefault="00EC666F" w:rsidP="00C12455">
            <w:pPr>
              <w:pStyle w:val="Title"/>
              <w:rPr>
                <w:b/>
                <w:bCs/>
                <w:color w:val="000000" w:themeColor="text1"/>
                <w:sz w:val="24"/>
                <w:szCs w:val="24"/>
              </w:rPr>
            </w:pPr>
          </w:p>
        </w:tc>
        <w:tc>
          <w:tcPr>
            <w:tcW w:w="2238" w:type="dxa"/>
            <w:shd w:val="clear" w:color="auto" w:fill="D9F2D0" w:themeFill="accent6" w:themeFillTint="33"/>
            <w:vAlign w:val="center"/>
          </w:tcPr>
          <w:p w14:paraId="3FECB92B" w14:textId="77777777" w:rsidR="00EC666F" w:rsidRDefault="00EC666F" w:rsidP="00C12455">
            <w:pPr>
              <w:pStyle w:val="Title"/>
              <w:jc w:val="center"/>
              <w:rPr>
                <w:b/>
                <w:bCs/>
                <w:color w:val="3A7C22" w:themeColor="accent6" w:themeShade="BF"/>
                <w:sz w:val="24"/>
                <w:szCs w:val="24"/>
              </w:rPr>
            </w:pPr>
          </w:p>
        </w:tc>
      </w:tr>
      <w:tr w:rsidR="00EC666F" w14:paraId="3A649489" w14:textId="77777777" w:rsidTr="00EC666F">
        <w:trPr>
          <w:jc w:val="center"/>
        </w:trPr>
        <w:tc>
          <w:tcPr>
            <w:tcW w:w="3922" w:type="dxa"/>
            <w:shd w:val="clear" w:color="auto" w:fill="D9D9D9" w:themeFill="background1" w:themeFillShade="D9"/>
            <w:vAlign w:val="center"/>
          </w:tcPr>
          <w:p w14:paraId="0015BDA2" w14:textId="7733A1CD" w:rsidR="00EC666F" w:rsidRPr="00C12455" w:rsidRDefault="00EC666F" w:rsidP="00B533BC">
            <w:pPr>
              <w:pStyle w:val="Title"/>
              <w:numPr>
                <w:ilvl w:val="0"/>
                <w:numId w:val="9"/>
              </w:numPr>
              <w:rPr>
                <w:b/>
                <w:bCs/>
                <w:color w:val="0F4761" w:themeColor="accent1" w:themeShade="BF"/>
                <w:sz w:val="24"/>
                <w:szCs w:val="24"/>
              </w:rPr>
            </w:pPr>
            <w:proofErr w:type="spellStart"/>
            <w:r>
              <w:rPr>
                <w:b/>
                <w:bCs/>
                <w:color w:val="0F4761" w:themeColor="accent1" w:themeShade="BF"/>
                <w:sz w:val="24"/>
                <w:szCs w:val="24"/>
              </w:rPr>
              <w:t>runall_waited_test</w:t>
            </w:r>
            <w:proofErr w:type="spellEnd"/>
          </w:p>
        </w:tc>
        <w:tc>
          <w:tcPr>
            <w:tcW w:w="4750" w:type="dxa"/>
            <w:shd w:val="clear" w:color="auto" w:fill="D9D9D9" w:themeFill="background1" w:themeFillShade="D9"/>
          </w:tcPr>
          <w:p w14:paraId="5D189384" w14:textId="77777777" w:rsidR="00EC666F" w:rsidRPr="00B533BC" w:rsidRDefault="00EC666F" w:rsidP="00C12455">
            <w:pPr>
              <w:pStyle w:val="Title"/>
              <w:rPr>
                <w:b/>
                <w:bCs/>
                <w:color w:val="000000" w:themeColor="text1"/>
                <w:sz w:val="24"/>
                <w:szCs w:val="24"/>
              </w:rPr>
            </w:pPr>
          </w:p>
        </w:tc>
        <w:tc>
          <w:tcPr>
            <w:tcW w:w="2238" w:type="dxa"/>
            <w:shd w:val="clear" w:color="auto" w:fill="D9F2D0" w:themeFill="accent6" w:themeFillTint="33"/>
            <w:vAlign w:val="center"/>
          </w:tcPr>
          <w:p w14:paraId="12E01A7B" w14:textId="77777777" w:rsidR="00EC666F" w:rsidRDefault="00EC666F" w:rsidP="00C12455">
            <w:pPr>
              <w:pStyle w:val="Title"/>
              <w:jc w:val="center"/>
              <w:rPr>
                <w:b/>
                <w:bCs/>
                <w:color w:val="3A7C22" w:themeColor="accent6" w:themeShade="BF"/>
                <w:sz w:val="24"/>
                <w:szCs w:val="24"/>
              </w:rPr>
            </w:pPr>
          </w:p>
        </w:tc>
      </w:tr>
    </w:tbl>
    <w:p w14:paraId="6FB304CD" w14:textId="0F8B82AB" w:rsidR="0022775F" w:rsidRDefault="0050579D" w:rsidP="00B13A2A">
      <w:pPr>
        <w:pStyle w:val="Title"/>
        <w:rPr>
          <w:color w:val="C00000"/>
        </w:rPr>
      </w:pPr>
      <w:r>
        <w:rPr>
          <w:color w:val="C00000"/>
        </w:rPr>
        <w:br/>
      </w:r>
      <w:r>
        <w:rPr>
          <w:color w:val="C00000"/>
        </w:rPr>
        <w:br/>
      </w:r>
      <w:r>
        <w:rPr>
          <w:color w:val="C00000"/>
        </w:rPr>
        <w:br/>
      </w:r>
      <w:r>
        <w:rPr>
          <w:color w:val="C00000"/>
        </w:rPr>
        <w:br/>
      </w:r>
      <w:r>
        <w:rPr>
          <w:color w:val="C00000"/>
        </w:rPr>
        <w:br/>
      </w:r>
      <w:r>
        <w:rPr>
          <w:color w:val="C00000"/>
        </w:rPr>
        <w:br/>
      </w:r>
      <w:r>
        <w:rPr>
          <w:color w:val="C00000"/>
        </w:rPr>
        <w:br/>
      </w:r>
    </w:p>
    <w:p w14:paraId="584FAA7D" w14:textId="77777777" w:rsidR="00B13A2A" w:rsidRDefault="00B13A2A" w:rsidP="0022775F">
      <w:pPr>
        <w:pStyle w:val="Title"/>
        <w:rPr>
          <w:color w:val="C00000"/>
          <w:sz w:val="40"/>
          <w:szCs w:val="40"/>
        </w:rPr>
      </w:pPr>
    </w:p>
    <w:p w14:paraId="48C65A82" w14:textId="76208307" w:rsidR="0022775F" w:rsidRPr="00C06F70" w:rsidRDefault="0022775F" w:rsidP="0022775F">
      <w:pPr>
        <w:pStyle w:val="Title"/>
        <w:rPr>
          <w:color w:val="C00000"/>
          <w:sz w:val="40"/>
          <w:szCs w:val="40"/>
        </w:rPr>
      </w:pPr>
      <w:r w:rsidRPr="00C06F70">
        <w:rPr>
          <w:color w:val="C00000"/>
          <w:sz w:val="40"/>
          <w:szCs w:val="40"/>
        </w:rPr>
        <w:lastRenderedPageBreak/>
        <w:t>Coverage Groups</w:t>
      </w:r>
    </w:p>
    <w:p w14:paraId="7C8B1B11" w14:textId="77777777" w:rsidR="0022775F" w:rsidRPr="005334F1" w:rsidRDefault="0022775F" w:rsidP="0022775F">
      <w:pPr>
        <w:rPr>
          <w:color w:val="FFFFFF" w:themeColor="background1"/>
        </w:rPr>
      </w:pPr>
      <w:r w:rsidRPr="005334F1">
        <w:rPr>
          <w:color w:val="FFFFFF" w:themeColor="background1"/>
          <w:highlight w:val="darkRed"/>
        </w:rPr>
        <w:t>Instance based cover groups</w:t>
      </w:r>
    </w:p>
    <w:p w14:paraId="6B4B9998" w14:textId="3542FA75" w:rsidR="0022775F" w:rsidRDefault="0022775F" w:rsidP="0043070A">
      <w:pPr>
        <w:pStyle w:val="Title"/>
        <w:numPr>
          <w:ilvl w:val="0"/>
          <w:numId w:val="10"/>
        </w:numPr>
        <w:rPr>
          <w:rFonts w:asciiTheme="minorHAnsi" w:hAnsiTheme="minorHAnsi"/>
          <w:b/>
          <w:bCs/>
          <w:i/>
          <w:iCs/>
          <w:sz w:val="24"/>
          <w:szCs w:val="24"/>
          <w:highlight w:val="darkGray"/>
        </w:rPr>
      </w:pPr>
      <w:proofErr w:type="spellStart"/>
      <w:r w:rsidRPr="0022775F">
        <w:rPr>
          <w:rFonts w:asciiTheme="minorHAnsi" w:hAnsiTheme="minorHAnsi"/>
          <w:b/>
          <w:bCs/>
          <w:color w:val="C00000"/>
          <w:sz w:val="24"/>
          <w:szCs w:val="24"/>
          <w:highlight w:val="darkGray"/>
        </w:rPr>
        <w:t>HWDATA_df_cg</w:t>
      </w:r>
      <w:proofErr w:type="spellEnd"/>
      <w:r w:rsidRPr="0022775F">
        <w:rPr>
          <w:rFonts w:asciiTheme="minorHAnsi" w:hAnsiTheme="minorHAnsi"/>
          <w:b/>
          <w:bCs/>
          <w:color w:val="C00000"/>
          <w:sz w:val="24"/>
          <w:szCs w:val="24"/>
          <w:highlight w:val="darkGray"/>
        </w:rPr>
        <w:t xml:space="preserve">: </w:t>
      </w:r>
      <w:r w:rsidRPr="0022775F">
        <w:rPr>
          <w:rFonts w:asciiTheme="minorHAnsi" w:hAnsiTheme="minorHAnsi"/>
          <w:b/>
          <w:bCs/>
          <w:color w:val="000000" w:themeColor="text1"/>
          <w:sz w:val="24"/>
          <w:szCs w:val="24"/>
          <w:highlight w:val="darkGray"/>
        </w:rPr>
        <w:t>Covering the toggling of each bit of HWDATA</w:t>
      </w:r>
      <w:r w:rsidRPr="0022775F">
        <w:rPr>
          <w:rFonts w:asciiTheme="minorHAnsi" w:hAnsiTheme="minorHAnsi"/>
          <w:b/>
          <w:bCs/>
          <w:i/>
          <w:iCs/>
          <w:sz w:val="24"/>
          <w:szCs w:val="24"/>
          <w:highlight w:val="darkGray"/>
        </w:rPr>
        <w:t>.</w:t>
      </w:r>
    </w:p>
    <w:p w14:paraId="6FC2AD35" w14:textId="1DFD9CB5" w:rsidR="0043070A" w:rsidRPr="0043070A" w:rsidRDefault="009F41F6" w:rsidP="007C4F42">
      <w:r w:rsidRPr="009F41F6">
        <w:rPr>
          <w:rFonts w:eastAsiaTheme="majorEastAsia" w:cstheme="majorBidi"/>
          <w:b/>
          <w:bCs/>
          <w:spacing w:val="-10"/>
          <w:kern w:val="28"/>
        </w:rPr>
        <w:t xml:space="preserve">The next cover groups </w:t>
      </w:r>
      <w:r w:rsidRPr="006567E9">
        <w:rPr>
          <w:rFonts w:eastAsiaTheme="majorEastAsia" w:cstheme="majorBidi"/>
          <w:b/>
          <w:bCs/>
          <w:spacing w:val="-10"/>
          <w:kern w:val="28"/>
          <w:u w:val="single"/>
        </w:rPr>
        <w:t xml:space="preserve">are made using </w:t>
      </w:r>
      <w:r w:rsidR="006567E9" w:rsidRPr="006567E9">
        <w:rPr>
          <w:rFonts w:eastAsiaTheme="majorEastAsia" w:cstheme="majorBidi"/>
          <w:b/>
          <w:bCs/>
          <w:spacing w:val="-10"/>
          <w:kern w:val="28"/>
          <w:u w:val="single"/>
        </w:rPr>
        <w:t xml:space="preserve">an array of </w:t>
      </w:r>
      <w:r w:rsidRPr="006567E9">
        <w:rPr>
          <w:rFonts w:eastAsiaTheme="majorEastAsia" w:cstheme="majorBidi"/>
          <w:b/>
          <w:bCs/>
          <w:spacing w:val="-10"/>
          <w:kern w:val="28"/>
          <w:u w:val="single"/>
        </w:rPr>
        <w:t>instances</w:t>
      </w:r>
      <w:r w:rsidRPr="009F41F6">
        <w:rPr>
          <w:rFonts w:eastAsiaTheme="majorEastAsia" w:cstheme="majorBidi"/>
          <w:b/>
          <w:bCs/>
          <w:spacing w:val="-10"/>
          <w:kern w:val="28"/>
        </w:rPr>
        <w:t xml:space="preserve"> and are </w:t>
      </w:r>
      <w:r w:rsidR="00B245D8" w:rsidRPr="009F41F6">
        <w:rPr>
          <w:rFonts w:eastAsiaTheme="majorEastAsia" w:cstheme="majorBidi"/>
          <w:b/>
          <w:bCs/>
          <w:spacing w:val="-10"/>
          <w:kern w:val="28"/>
        </w:rPr>
        <w:t>very</w:t>
      </w:r>
      <w:r w:rsidRPr="009F41F6">
        <w:rPr>
          <w:rFonts w:eastAsiaTheme="majorEastAsia" w:cstheme="majorBidi"/>
          <w:b/>
          <w:bCs/>
          <w:spacing w:val="-10"/>
          <w:kern w:val="28"/>
        </w:rPr>
        <w:t xml:space="preserve"> applicable</w:t>
      </w:r>
      <w:r>
        <w:rPr>
          <w:rFonts w:eastAsiaTheme="majorEastAsia" w:cstheme="majorBidi"/>
          <w:b/>
          <w:bCs/>
          <w:spacing w:val="-10"/>
          <w:kern w:val="28"/>
        </w:rPr>
        <w:t>/easy to implement and use</w:t>
      </w:r>
      <w:r w:rsidRPr="009F41F6">
        <w:rPr>
          <w:rFonts w:eastAsiaTheme="majorEastAsia" w:cstheme="majorBidi"/>
          <w:b/>
          <w:bCs/>
          <w:spacing w:val="-10"/>
          <w:kern w:val="28"/>
        </w:rPr>
        <w:t xml:space="preserve"> in functional toggling </w:t>
      </w:r>
      <w:r w:rsidR="006567E9">
        <w:rPr>
          <w:rFonts w:eastAsiaTheme="majorEastAsia" w:cstheme="majorBidi"/>
          <w:b/>
          <w:bCs/>
          <w:spacing w:val="-10"/>
          <w:kern w:val="28"/>
        </w:rPr>
        <w:t xml:space="preserve">functional </w:t>
      </w:r>
      <w:r w:rsidRPr="009F41F6">
        <w:rPr>
          <w:rFonts w:eastAsiaTheme="majorEastAsia" w:cstheme="majorBidi"/>
          <w:b/>
          <w:bCs/>
          <w:spacing w:val="-10"/>
          <w:kern w:val="28"/>
        </w:rPr>
        <w:t>coverage</w:t>
      </w:r>
      <w:r>
        <w:t>:</w:t>
      </w:r>
      <w:r w:rsidR="00EA1472">
        <w:br/>
        <w:t xml:space="preserve">HWDATA is a </w:t>
      </w:r>
      <w:r w:rsidR="00EA1472" w:rsidRPr="00B245D8">
        <w:rPr>
          <w:color w:val="FFFFFF" w:themeColor="background1"/>
          <w:highlight w:val="darkRed"/>
        </w:rPr>
        <w:t>re-configurable bus that can be configured as low as 32 bits of width and up to 1024 bits of width</w:t>
      </w:r>
      <w:r w:rsidR="007C4F42">
        <w:t>.</w:t>
      </w:r>
      <w:r w:rsidR="00EA1472">
        <w:t xml:space="preserve"> How can we </w:t>
      </w:r>
      <w:r w:rsidR="007C4F42">
        <w:t xml:space="preserve">ensure </w:t>
      </w:r>
      <w:r w:rsidR="00EA1472">
        <w:t>that all its driving pins/wires are working correctly</w:t>
      </w:r>
      <w:r w:rsidR="007C4F42">
        <w:t xml:space="preserve"> without writing extensive </w:t>
      </w:r>
      <w:r w:rsidR="00B245D8">
        <w:t xml:space="preserve">&amp; </w:t>
      </w:r>
      <w:r w:rsidR="007C4F42">
        <w:t>exhausting code? Through this.</w:t>
      </w:r>
      <w:r w:rsidR="007C4F42" w:rsidRPr="007C4F42">
        <w:rPr>
          <w:noProof/>
        </w:rPr>
        <w:t xml:space="preserve"> </w:t>
      </w:r>
      <w:r w:rsidR="007C4F42">
        <w:rPr>
          <w:noProof/>
        </w:rPr>
        <w:drawing>
          <wp:inline distT="0" distB="0" distL="0" distR="0" wp14:anchorId="4504E58F" wp14:editId="4BDE118A">
            <wp:extent cx="6858000" cy="653415"/>
            <wp:effectExtent l="0" t="0" r="0" b="0"/>
            <wp:docPr id="209930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9920" name=""/>
                    <pic:cNvPicPr/>
                  </pic:nvPicPr>
                  <pic:blipFill>
                    <a:blip r:embed="rId17"/>
                    <a:stretch>
                      <a:fillRect/>
                    </a:stretch>
                  </pic:blipFill>
                  <pic:spPr>
                    <a:xfrm>
                      <a:off x="0" y="0"/>
                      <a:ext cx="6858000" cy="653415"/>
                    </a:xfrm>
                    <a:prstGeom prst="rect">
                      <a:avLst/>
                    </a:prstGeom>
                  </pic:spPr>
                </pic:pic>
              </a:graphicData>
            </a:graphic>
          </wp:inline>
        </w:drawing>
      </w:r>
      <w:r w:rsidR="00631C3C">
        <w:br/>
      </w:r>
      <w:r w:rsidR="00631C3C" w:rsidRPr="00631C3C">
        <w:rPr>
          <w:b/>
          <w:bCs/>
          <w:u w:val="single"/>
        </w:rPr>
        <w:t>HOW IT WORKS</w:t>
      </w:r>
      <w:proofErr w:type="gramStart"/>
      <w:r w:rsidR="00631C3C" w:rsidRPr="007C4F42">
        <w:rPr>
          <w:b/>
          <w:bCs/>
        </w:rPr>
        <w:t>:</w:t>
      </w:r>
      <w:r w:rsidR="007C4F42" w:rsidRPr="007C4F42">
        <w:rPr>
          <w:b/>
          <w:bCs/>
        </w:rPr>
        <w:t xml:space="preserve">  Assume</w:t>
      </w:r>
      <w:proofErr w:type="gramEnd"/>
      <w:r w:rsidR="007C4F42" w:rsidRPr="007C4F42">
        <w:rPr>
          <w:b/>
          <w:bCs/>
        </w:rPr>
        <w:t xml:space="preserve"> HWDATA is a 4-bit width bus</w:t>
      </w:r>
    </w:p>
    <w:p w14:paraId="41259BD2" w14:textId="585B1079" w:rsidR="00631C3C" w:rsidRDefault="00631C3C" w:rsidP="00631C3C">
      <w:r>
        <w:t>Sample1 at 1st clock edge: HWDATA/vector = 0000 for example,</w:t>
      </w:r>
    </w:p>
    <w:tbl>
      <w:tblPr>
        <w:tblStyle w:val="TableGrid"/>
        <w:tblW w:w="0" w:type="auto"/>
        <w:jc w:val="center"/>
        <w:tblLook w:val="04A0" w:firstRow="1" w:lastRow="0" w:firstColumn="1" w:lastColumn="0" w:noHBand="0" w:noVBand="1"/>
      </w:tblPr>
      <w:tblGrid>
        <w:gridCol w:w="846"/>
        <w:gridCol w:w="4774"/>
        <w:gridCol w:w="2663"/>
        <w:gridCol w:w="2507"/>
      </w:tblGrid>
      <w:tr w:rsidR="00631C3C" w14:paraId="147AB3F7" w14:textId="77777777" w:rsidTr="00631C3C">
        <w:trPr>
          <w:jc w:val="center"/>
        </w:trPr>
        <w:tc>
          <w:tcPr>
            <w:tcW w:w="846" w:type="dxa"/>
            <w:shd w:val="clear" w:color="auto" w:fill="0E2841" w:themeFill="text2"/>
          </w:tcPr>
          <w:p w14:paraId="5AD7A1CD" w14:textId="77777777" w:rsidR="00631C3C" w:rsidRDefault="00631C3C" w:rsidP="00E05A11">
            <w:pPr>
              <w:pStyle w:val="Title"/>
              <w:jc w:val="center"/>
              <w:rPr>
                <w:sz w:val="24"/>
                <w:szCs w:val="24"/>
              </w:rPr>
            </w:pPr>
            <w:proofErr w:type="spellStart"/>
            <w:r>
              <w:rPr>
                <w:sz w:val="24"/>
                <w:szCs w:val="24"/>
              </w:rPr>
              <w:t>i</w:t>
            </w:r>
            <w:proofErr w:type="spellEnd"/>
          </w:p>
        </w:tc>
        <w:tc>
          <w:tcPr>
            <w:tcW w:w="4774" w:type="dxa"/>
            <w:shd w:val="clear" w:color="auto" w:fill="0E2841" w:themeFill="text2"/>
          </w:tcPr>
          <w:p w14:paraId="1D671F80" w14:textId="6BA30055" w:rsidR="00631C3C" w:rsidRDefault="007C4F42" w:rsidP="00E05A11">
            <w:pPr>
              <w:pStyle w:val="Title"/>
              <w:jc w:val="center"/>
              <w:rPr>
                <w:sz w:val="24"/>
                <w:szCs w:val="24"/>
              </w:rPr>
            </w:pPr>
            <w:r>
              <w:rPr>
                <w:sz w:val="24"/>
                <w:szCs w:val="24"/>
              </w:rPr>
              <w:t>p</w:t>
            </w:r>
            <w:r w:rsidR="00631C3C">
              <w:rPr>
                <w:sz w:val="24"/>
                <w:szCs w:val="24"/>
              </w:rPr>
              <w:t>osition</w:t>
            </w:r>
          </w:p>
        </w:tc>
        <w:tc>
          <w:tcPr>
            <w:tcW w:w="2663" w:type="dxa"/>
            <w:shd w:val="clear" w:color="auto" w:fill="0E2841" w:themeFill="text2"/>
          </w:tcPr>
          <w:p w14:paraId="183025CD" w14:textId="77777777" w:rsidR="00631C3C" w:rsidRDefault="00631C3C" w:rsidP="00E05A11">
            <w:pPr>
              <w:pStyle w:val="Title"/>
              <w:jc w:val="center"/>
              <w:rPr>
                <w:sz w:val="24"/>
                <w:szCs w:val="24"/>
              </w:rPr>
            </w:pPr>
            <w:r>
              <w:rPr>
                <w:sz w:val="24"/>
                <w:szCs w:val="24"/>
              </w:rPr>
              <w:t>vector</w:t>
            </w:r>
          </w:p>
        </w:tc>
        <w:tc>
          <w:tcPr>
            <w:tcW w:w="2507" w:type="dxa"/>
            <w:shd w:val="clear" w:color="auto" w:fill="0E2841" w:themeFill="text2"/>
          </w:tcPr>
          <w:p w14:paraId="0A26FB13" w14:textId="1EFFDEF6" w:rsidR="00631C3C" w:rsidRDefault="00631C3C" w:rsidP="00E05A11">
            <w:pPr>
              <w:pStyle w:val="Title"/>
              <w:jc w:val="center"/>
              <w:rPr>
                <w:sz w:val="24"/>
                <w:szCs w:val="24"/>
              </w:rPr>
            </w:pPr>
            <w:r>
              <w:rPr>
                <w:sz w:val="24"/>
                <w:szCs w:val="24"/>
              </w:rPr>
              <w:t>result</w:t>
            </w:r>
          </w:p>
        </w:tc>
      </w:tr>
      <w:tr w:rsidR="00631C3C" w14:paraId="71F8CA11" w14:textId="77777777" w:rsidTr="00E05A11">
        <w:trPr>
          <w:jc w:val="center"/>
        </w:trPr>
        <w:tc>
          <w:tcPr>
            <w:tcW w:w="846" w:type="dxa"/>
          </w:tcPr>
          <w:p w14:paraId="4256B6B7" w14:textId="77777777" w:rsidR="00631C3C" w:rsidRDefault="00631C3C" w:rsidP="00E05A11">
            <w:pPr>
              <w:pStyle w:val="Title"/>
              <w:jc w:val="center"/>
              <w:rPr>
                <w:sz w:val="24"/>
                <w:szCs w:val="24"/>
              </w:rPr>
            </w:pPr>
            <w:proofErr w:type="spellStart"/>
            <w:r>
              <w:rPr>
                <w:sz w:val="24"/>
                <w:szCs w:val="24"/>
              </w:rPr>
              <w:t>i</w:t>
            </w:r>
            <w:proofErr w:type="spellEnd"/>
            <w:r>
              <w:rPr>
                <w:sz w:val="24"/>
                <w:szCs w:val="24"/>
              </w:rPr>
              <w:t xml:space="preserve"> = 0</w:t>
            </w:r>
          </w:p>
        </w:tc>
        <w:tc>
          <w:tcPr>
            <w:tcW w:w="4774" w:type="dxa"/>
          </w:tcPr>
          <w:p w14:paraId="13AC55DD" w14:textId="77777777" w:rsidR="00631C3C" w:rsidRDefault="00631C3C" w:rsidP="00E05A11">
            <w:pPr>
              <w:pStyle w:val="Title"/>
              <w:jc w:val="center"/>
              <w:rPr>
                <w:sz w:val="24"/>
                <w:szCs w:val="24"/>
              </w:rPr>
            </w:pPr>
            <w:r>
              <w:rPr>
                <w:sz w:val="24"/>
                <w:szCs w:val="24"/>
              </w:rPr>
              <w:t>0001</w:t>
            </w:r>
          </w:p>
        </w:tc>
        <w:tc>
          <w:tcPr>
            <w:tcW w:w="2663" w:type="dxa"/>
          </w:tcPr>
          <w:p w14:paraId="5566A86B" w14:textId="2CF20B47" w:rsidR="00631C3C" w:rsidRDefault="00631C3C" w:rsidP="00E05A11">
            <w:pPr>
              <w:pStyle w:val="Title"/>
              <w:jc w:val="center"/>
              <w:rPr>
                <w:sz w:val="24"/>
                <w:szCs w:val="24"/>
              </w:rPr>
            </w:pPr>
            <w:r>
              <w:rPr>
                <w:sz w:val="24"/>
                <w:szCs w:val="24"/>
              </w:rPr>
              <w:t>0000</w:t>
            </w:r>
          </w:p>
        </w:tc>
        <w:tc>
          <w:tcPr>
            <w:tcW w:w="2507" w:type="dxa"/>
          </w:tcPr>
          <w:p w14:paraId="5E58065B" w14:textId="01F8DB8D" w:rsidR="00631C3C" w:rsidRDefault="00631C3C" w:rsidP="00E05A11">
            <w:pPr>
              <w:pStyle w:val="Title"/>
              <w:jc w:val="center"/>
              <w:rPr>
                <w:sz w:val="24"/>
                <w:szCs w:val="24"/>
              </w:rPr>
            </w:pPr>
            <w:r>
              <w:rPr>
                <w:sz w:val="24"/>
                <w:szCs w:val="24"/>
              </w:rPr>
              <w:t>0000</w:t>
            </w:r>
          </w:p>
        </w:tc>
      </w:tr>
      <w:tr w:rsidR="00631C3C" w14:paraId="2772D750" w14:textId="77777777" w:rsidTr="00E05A11">
        <w:trPr>
          <w:jc w:val="center"/>
        </w:trPr>
        <w:tc>
          <w:tcPr>
            <w:tcW w:w="846" w:type="dxa"/>
          </w:tcPr>
          <w:p w14:paraId="706CD56D" w14:textId="77777777" w:rsidR="00631C3C" w:rsidRDefault="00631C3C" w:rsidP="00E05A11">
            <w:pPr>
              <w:pStyle w:val="Title"/>
              <w:jc w:val="center"/>
              <w:rPr>
                <w:sz w:val="24"/>
                <w:szCs w:val="24"/>
              </w:rPr>
            </w:pPr>
            <w:proofErr w:type="spellStart"/>
            <w:r>
              <w:rPr>
                <w:sz w:val="24"/>
                <w:szCs w:val="24"/>
              </w:rPr>
              <w:t>i</w:t>
            </w:r>
            <w:proofErr w:type="spellEnd"/>
            <w:r>
              <w:rPr>
                <w:sz w:val="24"/>
                <w:szCs w:val="24"/>
              </w:rPr>
              <w:t xml:space="preserve"> = 1</w:t>
            </w:r>
          </w:p>
        </w:tc>
        <w:tc>
          <w:tcPr>
            <w:tcW w:w="4774" w:type="dxa"/>
          </w:tcPr>
          <w:p w14:paraId="1A449C21" w14:textId="77777777" w:rsidR="00631C3C" w:rsidRDefault="00631C3C" w:rsidP="00E05A11">
            <w:pPr>
              <w:pStyle w:val="Title"/>
              <w:jc w:val="center"/>
              <w:rPr>
                <w:sz w:val="24"/>
                <w:szCs w:val="24"/>
              </w:rPr>
            </w:pPr>
            <w:r>
              <w:rPr>
                <w:sz w:val="24"/>
                <w:szCs w:val="24"/>
              </w:rPr>
              <w:t>0010</w:t>
            </w:r>
          </w:p>
        </w:tc>
        <w:tc>
          <w:tcPr>
            <w:tcW w:w="2663" w:type="dxa"/>
          </w:tcPr>
          <w:p w14:paraId="55265642" w14:textId="2EE8D2F0" w:rsidR="00631C3C" w:rsidRDefault="00631C3C" w:rsidP="00E05A11">
            <w:pPr>
              <w:pStyle w:val="Title"/>
              <w:jc w:val="center"/>
              <w:rPr>
                <w:sz w:val="24"/>
                <w:szCs w:val="24"/>
              </w:rPr>
            </w:pPr>
            <w:r>
              <w:rPr>
                <w:sz w:val="24"/>
                <w:szCs w:val="24"/>
              </w:rPr>
              <w:t>0000</w:t>
            </w:r>
          </w:p>
        </w:tc>
        <w:tc>
          <w:tcPr>
            <w:tcW w:w="2507" w:type="dxa"/>
          </w:tcPr>
          <w:p w14:paraId="3AC80BA0" w14:textId="77777777" w:rsidR="00631C3C" w:rsidRDefault="00631C3C" w:rsidP="00E05A11">
            <w:pPr>
              <w:pStyle w:val="Title"/>
              <w:jc w:val="center"/>
              <w:rPr>
                <w:sz w:val="24"/>
                <w:szCs w:val="24"/>
              </w:rPr>
            </w:pPr>
            <w:r>
              <w:rPr>
                <w:sz w:val="24"/>
                <w:szCs w:val="24"/>
              </w:rPr>
              <w:t>0000</w:t>
            </w:r>
          </w:p>
        </w:tc>
      </w:tr>
      <w:tr w:rsidR="00631C3C" w14:paraId="25EA3A24" w14:textId="77777777" w:rsidTr="00E05A11">
        <w:trPr>
          <w:jc w:val="center"/>
        </w:trPr>
        <w:tc>
          <w:tcPr>
            <w:tcW w:w="846" w:type="dxa"/>
          </w:tcPr>
          <w:p w14:paraId="7BBAD7E6" w14:textId="6EBE9266" w:rsidR="00631C3C" w:rsidRDefault="00631C3C" w:rsidP="00E05A11">
            <w:pPr>
              <w:pStyle w:val="Title"/>
              <w:jc w:val="center"/>
              <w:rPr>
                <w:sz w:val="24"/>
                <w:szCs w:val="24"/>
              </w:rPr>
            </w:pPr>
            <w:proofErr w:type="spellStart"/>
            <w:r>
              <w:rPr>
                <w:sz w:val="24"/>
                <w:szCs w:val="24"/>
              </w:rPr>
              <w:t>i</w:t>
            </w:r>
            <w:proofErr w:type="spellEnd"/>
            <w:r>
              <w:rPr>
                <w:sz w:val="24"/>
                <w:szCs w:val="24"/>
              </w:rPr>
              <w:t xml:space="preserve"> = </w:t>
            </w:r>
            <w:r w:rsidR="00416C86">
              <w:rPr>
                <w:sz w:val="24"/>
                <w:szCs w:val="24"/>
              </w:rPr>
              <w:t>2</w:t>
            </w:r>
          </w:p>
        </w:tc>
        <w:tc>
          <w:tcPr>
            <w:tcW w:w="4774" w:type="dxa"/>
          </w:tcPr>
          <w:p w14:paraId="49F98977" w14:textId="77777777" w:rsidR="00631C3C" w:rsidRDefault="00631C3C" w:rsidP="00E05A11">
            <w:pPr>
              <w:pStyle w:val="Title"/>
              <w:jc w:val="center"/>
              <w:rPr>
                <w:sz w:val="24"/>
                <w:szCs w:val="24"/>
              </w:rPr>
            </w:pPr>
            <w:r>
              <w:rPr>
                <w:sz w:val="24"/>
                <w:szCs w:val="24"/>
              </w:rPr>
              <w:t>0100</w:t>
            </w:r>
          </w:p>
        </w:tc>
        <w:tc>
          <w:tcPr>
            <w:tcW w:w="2663" w:type="dxa"/>
          </w:tcPr>
          <w:p w14:paraId="051B7E43" w14:textId="665FD8DF" w:rsidR="00631C3C" w:rsidRDefault="00631C3C" w:rsidP="00E05A11">
            <w:pPr>
              <w:pStyle w:val="Title"/>
              <w:jc w:val="center"/>
              <w:rPr>
                <w:sz w:val="24"/>
                <w:szCs w:val="24"/>
              </w:rPr>
            </w:pPr>
            <w:r>
              <w:rPr>
                <w:sz w:val="24"/>
                <w:szCs w:val="24"/>
              </w:rPr>
              <w:t>0000</w:t>
            </w:r>
          </w:p>
        </w:tc>
        <w:tc>
          <w:tcPr>
            <w:tcW w:w="2507" w:type="dxa"/>
          </w:tcPr>
          <w:p w14:paraId="0AC796A0" w14:textId="7939F1DA" w:rsidR="00631C3C" w:rsidRDefault="00631C3C" w:rsidP="00E05A11">
            <w:pPr>
              <w:pStyle w:val="Title"/>
              <w:jc w:val="center"/>
              <w:rPr>
                <w:sz w:val="24"/>
                <w:szCs w:val="24"/>
              </w:rPr>
            </w:pPr>
            <w:r>
              <w:rPr>
                <w:sz w:val="24"/>
                <w:szCs w:val="24"/>
              </w:rPr>
              <w:t>0000</w:t>
            </w:r>
          </w:p>
        </w:tc>
      </w:tr>
      <w:tr w:rsidR="00631C3C" w14:paraId="09561E6E" w14:textId="77777777" w:rsidTr="00E05A11">
        <w:trPr>
          <w:jc w:val="center"/>
        </w:trPr>
        <w:tc>
          <w:tcPr>
            <w:tcW w:w="846" w:type="dxa"/>
          </w:tcPr>
          <w:p w14:paraId="25C52B88" w14:textId="399288D4" w:rsidR="00631C3C" w:rsidRDefault="00631C3C" w:rsidP="00E05A11">
            <w:pPr>
              <w:pStyle w:val="Title"/>
              <w:jc w:val="center"/>
              <w:rPr>
                <w:sz w:val="24"/>
                <w:szCs w:val="24"/>
              </w:rPr>
            </w:pPr>
            <w:proofErr w:type="spellStart"/>
            <w:r>
              <w:rPr>
                <w:sz w:val="24"/>
                <w:szCs w:val="24"/>
              </w:rPr>
              <w:t>i</w:t>
            </w:r>
            <w:proofErr w:type="spellEnd"/>
            <w:r>
              <w:rPr>
                <w:sz w:val="24"/>
                <w:szCs w:val="24"/>
              </w:rPr>
              <w:t xml:space="preserve"> = </w:t>
            </w:r>
            <w:r w:rsidR="00416C86">
              <w:rPr>
                <w:sz w:val="24"/>
                <w:szCs w:val="24"/>
              </w:rPr>
              <w:t>4</w:t>
            </w:r>
          </w:p>
        </w:tc>
        <w:tc>
          <w:tcPr>
            <w:tcW w:w="4774" w:type="dxa"/>
          </w:tcPr>
          <w:p w14:paraId="1823B994" w14:textId="77777777" w:rsidR="00631C3C" w:rsidRDefault="00631C3C" w:rsidP="00E05A11">
            <w:pPr>
              <w:pStyle w:val="Title"/>
              <w:jc w:val="center"/>
              <w:rPr>
                <w:sz w:val="24"/>
                <w:szCs w:val="24"/>
              </w:rPr>
            </w:pPr>
            <w:r>
              <w:rPr>
                <w:sz w:val="24"/>
                <w:szCs w:val="24"/>
              </w:rPr>
              <w:t>1000</w:t>
            </w:r>
          </w:p>
        </w:tc>
        <w:tc>
          <w:tcPr>
            <w:tcW w:w="2663" w:type="dxa"/>
          </w:tcPr>
          <w:p w14:paraId="2D932CF2" w14:textId="086F8202" w:rsidR="00631C3C" w:rsidRDefault="00631C3C" w:rsidP="00E05A11">
            <w:pPr>
              <w:pStyle w:val="Title"/>
              <w:jc w:val="center"/>
              <w:rPr>
                <w:sz w:val="24"/>
                <w:szCs w:val="24"/>
              </w:rPr>
            </w:pPr>
            <w:r>
              <w:rPr>
                <w:sz w:val="24"/>
                <w:szCs w:val="24"/>
              </w:rPr>
              <w:t>0000</w:t>
            </w:r>
          </w:p>
        </w:tc>
        <w:tc>
          <w:tcPr>
            <w:tcW w:w="2507" w:type="dxa"/>
          </w:tcPr>
          <w:p w14:paraId="02301303" w14:textId="05558041" w:rsidR="00631C3C" w:rsidRDefault="00631C3C" w:rsidP="00E05A11">
            <w:pPr>
              <w:pStyle w:val="Title"/>
              <w:jc w:val="center"/>
              <w:rPr>
                <w:sz w:val="24"/>
                <w:szCs w:val="24"/>
              </w:rPr>
            </w:pPr>
            <w:r>
              <w:rPr>
                <w:sz w:val="24"/>
                <w:szCs w:val="24"/>
              </w:rPr>
              <w:t>0000</w:t>
            </w:r>
          </w:p>
        </w:tc>
      </w:tr>
    </w:tbl>
    <w:p w14:paraId="6AE98CA6" w14:textId="484D0AC5" w:rsidR="009F41F6" w:rsidRDefault="00EA1472" w:rsidP="00631C3C">
      <w:r w:rsidRPr="00EA1472">
        <w:rPr>
          <w:b/>
          <w:bCs/>
        </w:rPr>
        <w:t>Now the bin of each instance has collected the coverage of ZERO for its respective bit of HWDATA.</w:t>
      </w:r>
      <w:r w:rsidR="00631C3C">
        <w:t xml:space="preserve"> </w:t>
      </w:r>
      <w:r>
        <w:br/>
      </w:r>
      <w:r w:rsidR="00631C3C">
        <w:t>S</w:t>
      </w:r>
      <w:r w:rsidR="001B488E">
        <w:t>ample</w:t>
      </w:r>
      <w:r w:rsidR="00631C3C">
        <w:t>2 at 2</w:t>
      </w:r>
      <w:r w:rsidR="00631C3C" w:rsidRPr="00631C3C">
        <w:t>nd</w:t>
      </w:r>
      <w:r w:rsidR="00631C3C">
        <w:t xml:space="preserve"> clock edge:</w:t>
      </w:r>
      <w:r w:rsidR="001B488E">
        <w:t xml:space="preserve"> HWDATA</w:t>
      </w:r>
      <w:r w:rsidR="00631C3C">
        <w:t>/vector</w:t>
      </w:r>
      <w:r w:rsidR="001B488E">
        <w:t xml:space="preserve"> = 0101 for example,</w:t>
      </w:r>
    </w:p>
    <w:tbl>
      <w:tblPr>
        <w:tblStyle w:val="TableGrid"/>
        <w:tblW w:w="0" w:type="auto"/>
        <w:jc w:val="center"/>
        <w:tblLook w:val="04A0" w:firstRow="1" w:lastRow="0" w:firstColumn="1" w:lastColumn="0" w:noHBand="0" w:noVBand="1"/>
      </w:tblPr>
      <w:tblGrid>
        <w:gridCol w:w="722"/>
        <w:gridCol w:w="3839"/>
        <w:gridCol w:w="2204"/>
        <w:gridCol w:w="1953"/>
        <w:gridCol w:w="2072"/>
      </w:tblGrid>
      <w:tr w:rsidR="00631C3C" w14:paraId="6CD4E1C1" w14:textId="52CBF976" w:rsidTr="00631C3C">
        <w:trPr>
          <w:jc w:val="center"/>
        </w:trPr>
        <w:tc>
          <w:tcPr>
            <w:tcW w:w="722" w:type="dxa"/>
            <w:shd w:val="clear" w:color="auto" w:fill="0E2841" w:themeFill="text2"/>
          </w:tcPr>
          <w:p w14:paraId="0DDC027D" w14:textId="70831CD0" w:rsidR="00631C3C" w:rsidRDefault="00416C86" w:rsidP="001B488E">
            <w:pPr>
              <w:pStyle w:val="Title"/>
              <w:jc w:val="center"/>
              <w:rPr>
                <w:sz w:val="24"/>
                <w:szCs w:val="24"/>
              </w:rPr>
            </w:pPr>
            <w:r>
              <w:rPr>
                <w:sz w:val="24"/>
                <w:szCs w:val="24"/>
              </w:rPr>
              <w:t>I</w:t>
            </w:r>
          </w:p>
        </w:tc>
        <w:tc>
          <w:tcPr>
            <w:tcW w:w="3839" w:type="dxa"/>
            <w:shd w:val="clear" w:color="auto" w:fill="0E2841" w:themeFill="text2"/>
          </w:tcPr>
          <w:p w14:paraId="4C5826CA" w14:textId="33CFC6E8" w:rsidR="00631C3C" w:rsidRDefault="00631C3C" w:rsidP="001B488E">
            <w:pPr>
              <w:pStyle w:val="Title"/>
              <w:jc w:val="center"/>
              <w:rPr>
                <w:sz w:val="24"/>
                <w:szCs w:val="24"/>
              </w:rPr>
            </w:pPr>
            <w:r>
              <w:rPr>
                <w:sz w:val="24"/>
                <w:szCs w:val="24"/>
              </w:rPr>
              <w:t>position</w:t>
            </w:r>
          </w:p>
        </w:tc>
        <w:tc>
          <w:tcPr>
            <w:tcW w:w="2204" w:type="dxa"/>
            <w:shd w:val="clear" w:color="auto" w:fill="0E2841" w:themeFill="text2"/>
          </w:tcPr>
          <w:p w14:paraId="153F2337" w14:textId="5B5B0010" w:rsidR="00631C3C" w:rsidRDefault="00631C3C" w:rsidP="001B488E">
            <w:pPr>
              <w:pStyle w:val="Title"/>
              <w:jc w:val="center"/>
              <w:rPr>
                <w:sz w:val="24"/>
                <w:szCs w:val="24"/>
              </w:rPr>
            </w:pPr>
            <w:r>
              <w:rPr>
                <w:sz w:val="24"/>
                <w:szCs w:val="24"/>
              </w:rPr>
              <w:t>vector</w:t>
            </w:r>
          </w:p>
        </w:tc>
        <w:tc>
          <w:tcPr>
            <w:tcW w:w="1953" w:type="dxa"/>
            <w:shd w:val="clear" w:color="auto" w:fill="0E2841" w:themeFill="text2"/>
          </w:tcPr>
          <w:p w14:paraId="4E1E30C7" w14:textId="3DA35E91" w:rsidR="00631C3C" w:rsidRDefault="00631C3C" w:rsidP="001B488E">
            <w:pPr>
              <w:pStyle w:val="Title"/>
              <w:jc w:val="center"/>
              <w:rPr>
                <w:sz w:val="24"/>
                <w:szCs w:val="24"/>
              </w:rPr>
            </w:pPr>
            <w:r>
              <w:rPr>
                <w:sz w:val="24"/>
                <w:szCs w:val="24"/>
              </w:rPr>
              <w:t>Initial result</w:t>
            </w:r>
          </w:p>
        </w:tc>
        <w:tc>
          <w:tcPr>
            <w:tcW w:w="2072" w:type="dxa"/>
            <w:shd w:val="clear" w:color="auto" w:fill="0E2841" w:themeFill="text2"/>
          </w:tcPr>
          <w:p w14:paraId="762E16A8" w14:textId="178B17D6" w:rsidR="00631C3C" w:rsidRDefault="00631C3C" w:rsidP="001B488E">
            <w:pPr>
              <w:pStyle w:val="Title"/>
              <w:jc w:val="center"/>
              <w:rPr>
                <w:sz w:val="24"/>
                <w:szCs w:val="24"/>
              </w:rPr>
            </w:pPr>
            <w:r>
              <w:rPr>
                <w:sz w:val="24"/>
                <w:szCs w:val="24"/>
              </w:rPr>
              <w:t>result</w:t>
            </w:r>
          </w:p>
        </w:tc>
      </w:tr>
      <w:tr w:rsidR="00631C3C" w14:paraId="503C03F7" w14:textId="61280F5C" w:rsidTr="00631C3C">
        <w:trPr>
          <w:jc w:val="center"/>
        </w:trPr>
        <w:tc>
          <w:tcPr>
            <w:tcW w:w="722" w:type="dxa"/>
          </w:tcPr>
          <w:p w14:paraId="6EDC5630" w14:textId="79C20E71" w:rsidR="00631C3C" w:rsidRDefault="00631C3C" w:rsidP="001B488E">
            <w:pPr>
              <w:pStyle w:val="Title"/>
              <w:jc w:val="center"/>
              <w:rPr>
                <w:sz w:val="24"/>
                <w:szCs w:val="24"/>
              </w:rPr>
            </w:pPr>
            <w:proofErr w:type="spellStart"/>
            <w:r>
              <w:rPr>
                <w:sz w:val="24"/>
                <w:szCs w:val="24"/>
              </w:rPr>
              <w:t>i</w:t>
            </w:r>
            <w:proofErr w:type="spellEnd"/>
            <w:r>
              <w:rPr>
                <w:sz w:val="24"/>
                <w:szCs w:val="24"/>
              </w:rPr>
              <w:t xml:space="preserve"> = 0</w:t>
            </w:r>
          </w:p>
        </w:tc>
        <w:tc>
          <w:tcPr>
            <w:tcW w:w="3839" w:type="dxa"/>
          </w:tcPr>
          <w:p w14:paraId="15E368E6" w14:textId="4D548FE7" w:rsidR="00631C3C" w:rsidRDefault="00631C3C" w:rsidP="001B488E">
            <w:pPr>
              <w:pStyle w:val="Title"/>
              <w:jc w:val="center"/>
              <w:rPr>
                <w:sz w:val="24"/>
                <w:szCs w:val="24"/>
              </w:rPr>
            </w:pPr>
            <w:r>
              <w:rPr>
                <w:sz w:val="24"/>
                <w:szCs w:val="24"/>
              </w:rPr>
              <w:t>0001</w:t>
            </w:r>
          </w:p>
        </w:tc>
        <w:tc>
          <w:tcPr>
            <w:tcW w:w="2204" w:type="dxa"/>
          </w:tcPr>
          <w:p w14:paraId="76A439C4" w14:textId="01B8598B" w:rsidR="00631C3C" w:rsidRDefault="00631C3C" w:rsidP="001B488E">
            <w:pPr>
              <w:pStyle w:val="Title"/>
              <w:jc w:val="center"/>
              <w:rPr>
                <w:sz w:val="24"/>
                <w:szCs w:val="24"/>
              </w:rPr>
            </w:pPr>
            <w:r>
              <w:rPr>
                <w:sz w:val="24"/>
                <w:szCs w:val="24"/>
              </w:rPr>
              <w:t>0101</w:t>
            </w:r>
          </w:p>
        </w:tc>
        <w:tc>
          <w:tcPr>
            <w:tcW w:w="1953" w:type="dxa"/>
          </w:tcPr>
          <w:p w14:paraId="3DD69AAE" w14:textId="2AFB9EED" w:rsidR="00631C3C" w:rsidRDefault="00631C3C" w:rsidP="001B488E">
            <w:pPr>
              <w:pStyle w:val="Title"/>
              <w:jc w:val="center"/>
              <w:rPr>
                <w:sz w:val="24"/>
                <w:szCs w:val="24"/>
              </w:rPr>
            </w:pPr>
            <w:r>
              <w:rPr>
                <w:sz w:val="24"/>
                <w:szCs w:val="24"/>
              </w:rPr>
              <w:t>0000</w:t>
            </w:r>
          </w:p>
        </w:tc>
        <w:tc>
          <w:tcPr>
            <w:tcW w:w="2072" w:type="dxa"/>
          </w:tcPr>
          <w:p w14:paraId="58E21EA7" w14:textId="7742196E" w:rsidR="00631C3C" w:rsidRDefault="00631C3C" w:rsidP="001B488E">
            <w:pPr>
              <w:pStyle w:val="Title"/>
              <w:jc w:val="center"/>
              <w:rPr>
                <w:sz w:val="24"/>
                <w:szCs w:val="24"/>
              </w:rPr>
            </w:pPr>
            <w:r>
              <w:rPr>
                <w:sz w:val="24"/>
                <w:szCs w:val="24"/>
              </w:rPr>
              <w:t>0001</w:t>
            </w:r>
          </w:p>
        </w:tc>
      </w:tr>
      <w:tr w:rsidR="00631C3C" w14:paraId="562E0895" w14:textId="75BECB86" w:rsidTr="00631C3C">
        <w:trPr>
          <w:jc w:val="center"/>
        </w:trPr>
        <w:tc>
          <w:tcPr>
            <w:tcW w:w="722" w:type="dxa"/>
          </w:tcPr>
          <w:p w14:paraId="2970EE5A" w14:textId="301629B3" w:rsidR="00631C3C" w:rsidRDefault="00631C3C" w:rsidP="009F41F6">
            <w:pPr>
              <w:pStyle w:val="Title"/>
              <w:jc w:val="center"/>
              <w:rPr>
                <w:sz w:val="24"/>
                <w:szCs w:val="24"/>
              </w:rPr>
            </w:pPr>
            <w:proofErr w:type="spellStart"/>
            <w:r>
              <w:rPr>
                <w:sz w:val="24"/>
                <w:szCs w:val="24"/>
              </w:rPr>
              <w:t>i</w:t>
            </w:r>
            <w:proofErr w:type="spellEnd"/>
            <w:r>
              <w:rPr>
                <w:sz w:val="24"/>
                <w:szCs w:val="24"/>
              </w:rPr>
              <w:t xml:space="preserve"> = 1</w:t>
            </w:r>
          </w:p>
        </w:tc>
        <w:tc>
          <w:tcPr>
            <w:tcW w:w="3839" w:type="dxa"/>
          </w:tcPr>
          <w:p w14:paraId="6C74C171" w14:textId="1792F3FA" w:rsidR="00631C3C" w:rsidRDefault="00631C3C" w:rsidP="009F41F6">
            <w:pPr>
              <w:pStyle w:val="Title"/>
              <w:jc w:val="center"/>
              <w:rPr>
                <w:sz w:val="24"/>
                <w:szCs w:val="24"/>
              </w:rPr>
            </w:pPr>
            <w:r>
              <w:rPr>
                <w:sz w:val="24"/>
                <w:szCs w:val="24"/>
              </w:rPr>
              <w:t>0010</w:t>
            </w:r>
          </w:p>
        </w:tc>
        <w:tc>
          <w:tcPr>
            <w:tcW w:w="2204" w:type="dxa"/>
          </w:tcPr>
          <w:p w14:paraId="2FA94B37" w14:textId="4E66E1CB" w:rsidR="00631C3C" w:rsidRDefault="00631C3C" w:rsidP="009F41F6">
            <w:pPr>
              <w:pStyle w:val="Title"/>
              <w:jc w:val="center"/>
              <w:rPr>
                <w:sz w:val="24"/>
                <w:szCs w:val="24"/>
              </w:rPr>
            </w:pPr>
            <w:r>
              <w:rPr>
                <w:sz w:val="24"/>
                <w:szCs w:val="24"/>
              </w:rPr>
              <w:t>0101</w:t>
            </w:r>
          </w:p>
        </w:tc>
        <w:tc>
          <w:tcPr>
            <w:tcW w:w="1953" w:type="dxa"/>
          </w:tcPr>
          <w:p w14:paraId="21C2D0B5" w14:textId="589E6ED8" w:rsidR="00631C3C" w:rsidRDefault="00631C3C" w:rsidP="009F41F6">
            <w:pPr>
              <w:pStyle w:val="Title"/>
              <w:jc w:val="center"/>
              <w:rPr>
                <w:sz w:val="24"/>
                <w:szCs w:val="24"/>
              </w:rPr>
            </w:pPr>
            <w:r>
              <w:rPr>
                <w:sz w:val="24"/>
                <w:szCs w:val="24"/>
              </w:rPr>
              <w:t>0000</w:t>
            </w:r>
          </w:p>
        </w:tc>
        <w:tc>
          <w:tcPr>
            <w:tcW w:w="2072" w:type="dxa"/>
          </w:tcPr>
          <w:p w14:paraId="3392D23C" w14:textId="6CF8D9A7" w:rsidR="00631C3C" w:rsidRDefault="00631C3C" w:rsidP="009F41F6">
            <w:pPr>
              <w:pStyle w:val="Title"/>
              <w:jc w:val="center"/>
              <w:rPr>
                <w:sz w:val="24"/>
                <w:szCs w:val="24"/>
              </w:rPr>
            </w:pPr>
            <w:r>
              <w:rPr>
                <w:sz w:val="24"/>
                <w:szCs w:val="24"/>
              </w:rPr>
              <w:t>0000</w:t>
            </w:r>
          </w:p>
        </w:tc>
      </w:tr>
      <w:tr w:rsidR="00631C3C" w14:paraId="5F2ABAB7" w14:textId="229819B2" w:rsidTr="00631C3C">
        <w:trPr>
          <w:jc w:val="center"/>
        </w:trPr>
        <w:tc>
          <w:tcPr>
            <w:tcW w:w="722" w:type="dxa"/>
          </w:tcPr>
          <w:p w14:paraId="3F0C11C6" w14:textId="0A8BE18C" w:rsidR="00631C3C" w:rsidRDefault="00631C3C" w:rsidP="009F41F6">
            <w:pPr>
              <w:pStyle w:val="Title"/>
              <w:jc w:val="center"/>
              <w:rPr>
                <w:sz w:val="24"/>
                <w:szCs w:val="24"/>
              </w:rPr>
            </w:pPr>
            <w:proofErr w:type="spellStart"/>
            <w:r>
              <w:rPr>
                <w:sz w:val="24"/>
                <w:szCs w:val="24"/>
              </w:rPr>
              <w:t>i</w:t>
            </w:r>
            <w:proofErr w:type="spellEnd"/>
            <w:r>
              <w:rPr>
                <w:sz w:val="24"/>
                <w:szCs w:val="24"/>
              </w:rPr>
              <w:t xml:space="preserve"> = </w:t>
            </w:r>
            <w:r w:rsidR="00416C86">
              <w:rPr>
                <w:sz w:val="24"/>
                <w:szCs w:val="24"/>
              </w:rPr>
              <w:t>2</w:t>
            </w:r>
          </w:p>
        </w:tc>
        <w:tc>
          <w:tcPr>
            <w:tcW w:w="3839" w:type="dxa"/>
          </w:tcPr>
          <w:p w14:paraId="4D12A402" w14:textId="559A6B7C" w:rsidR="00631C3C" w:rsidRDefault="00631C3C" w:rsidP="009F41F6">
            <w:pPr>
              <w:pStyle w:val="Title"/>
              <w:jc w:val="center"/>
              <w:rPr>
                <w:sz w:val="24"/>
                <w:szCs w:val="24"/>
              </w:rPr>
            </w:pPr>
            <w:r>
              <w:rPr>
                <w:sz w:val="24"/>
                <w:szCs w:val="24"/>
              </w:rPr>
              <w:t>0100</w:t>
            </w:r>
          </w:p>
        </w:tc>
        <w:tc>
          <w:tcPr>
            <w:tcW w:w="2204" w:type="dxa"/>
          </w:tcPr>
          <w:p w14:paraId="70B5A605" w14:textId="2EAB8A56" w:rsidR="00631C3C" w:rsidRDefault="00631C3C" w:rsidP="009F41F6">
            <w:pPr>
              <w:pStyle w:val="Title"/>
              <w:jc w:val="center"/>
              <w:rPr>
                <w:sz w:val="24"/>
                <w:szCs w:val="24"/>
              </w:rPr>
            </w:pPr>
            <w:r>
              <w:rPr>
                <w:sz w:val="24"/>
                <w:szCs w:val="24"/>
              </w:rPr>
              <w:t>0101</w:t>
            </w:r>
          </w:p>
        </w:tc>
        <w:tc>
          <w:tcPr>
            <w:tcW w:w="1953" w:type="dxa"/>
          </w:tcPr>
          <w:p w14:paraId="6B91EFFE" w14:textId="43A73C66" w:rsidR="00631C3C" w:rsidRDefault="00631C3C" w:rsidP="009F41F6">
            <w:pPr>
              <w:pStyle w:val="Title"/>
              <w:jc w:val="center"/>
              <w:rPr>
                <w:sz w:val="24"/>
                <w:szCs w:val="24"/>
              </w:rPr>
            </w:pPr>
            <w:r>
              <w:rPr>
                <w:sz w:val="24"/>
                <w:szCs w:val="24"/>
              </w:rPr>
              <w:t>0000</w:t>
            </w:r>
          </w:p>
        </w:tc>
        <w:tc>
          <w:tcPr>
            <w:tcW w:w="2072" w:type="dxa"/>
          </w:tcPr>
          <w:p w14:paraId="401E8998" w14:textId="49CD7F1A" w:rsidR="00631C3C" w:rsidRDefault="00631C3C" w:rsidP="009F41F6">
            <w:pPr>
              <w:pStyle w:val="Title"/>
              <w:jc w:val="center"/>
              <w:rPr>
                <w:sz w:val="24"/>
                <w:szCs w:val="24"/>
              </w:rPr>
            </w:pPr>
            <w:r>
              <w:rPr>
                <w:sz w:val="24"/>
                <w:szCs w:val="24"/>
              </w:rPr>
              <w:t>0100</w:t>
            </w:r>
          </w:p>
        </w:tc>
      </w:tr>
      <w:tr w:rsidR="00631C3C" w14:paraId="2BDFC8D7" w14:textId="6E917471" w:rsidTr="00631C3C">
        <w:trPr>
          <w:jc w:val="center"/>
        </w:trPr>
        <w:tc>
          <w:tcPr>
            <w:tcW w:w="722" w:type="dxa"/>
          </w:tcPr>
          <w:p w14:paraId="0549DE18" w14:textId="6561EE26" w:rsidR="00631C3C" w:rsidRDefault="00631C3C" w:rsidP="009F41F6">
            <w:pPr>
              <w:pStyle w:val="Title"/>
              <w:jc w:val="center"/>
              <w:rPr>
                <w:sz w:val="24"/>
                <w:szCs w:val="24"/>
              </w:rPr>
            </w:pPr>
            <w:proofErr w:type="spellStart"/>
            <w:r>
              <w:rPr>
                <w:sz w:val="24"/>
                <w:szCs w:val="24"/>
              </w:rPr>
              <w:t>i</w:t>
            </w:r>
            <w:proofErr w:type="spellEnd"/>
            <w:r>
              <w:rPr>
                <w:sz w:val="24"/>
                <w:szCs w:val="24"/>
              </w:rPr>
              <w:t xml:space="preserve"> = </w:t>
            </w:r>
            <w:r w:rsidR="00416C86">
              <w:rPr>
                <w:sz w:val="24"/>
                <w:szCs w:val="24"/>
              </w:rPr>
              <w:t>4</w:t>
            </w:r>
          </w:p>
        </w:tc>
        <w:tc>
          <w:tcPr>
            <w:tcW w:w="3839" w:type="dxa"/>
          </w:tcPr>
          <w:p w14:paraId="7DD9E980" w14:textId="0556FE0E" w:rsidR="00631C3C" w:rsidRDefault="00631C3C" w:rsidP="009F41F6">
            <w:pPr>
              <w:pStyle w:val="Title"/>
              <w:jc w:val="center"/>
              <w:rPr>
                <w:sz w:val="24"/>
                <w:szCs w:val="24"/>
              </w:rPr>
            </w:pPr>
            <w:r>
              <w:rPr>
                <w:sz w:val="24"/>
                <w:szCs w:val="24"/>
              </w:rPr>
              <w:t>1000</w:t>
            </w:r>
          </w:p>
        </w:tc>
        <w:tc>
          <w:tcPr>
            <w:tcW w:w="2204" w:type="dxa"/>
          </w:tcPr>
          <w:p w14:paraId="6A24B0BE" w14:textId="0F386519" w:rsidR="00631C3C" w:rsidRDefault="00631C3C" w:rsidP="009F41F6">
            <w:pPr>
              <w:pStyle w:val="Title"/>
              <w:jc w:val="center"/>
              <w:rPr>
                <w:sz w:val="24"/>
                <w:szCs w:val="24"/>
              </w:rPr>
            </w:pPr>
            <w:r>
              <w:rPr>
                <w:sz w:val="24"/>
                <w:szCs w:val="24"/>
              </w:rPr>
              <w:t>0101</w:t>
            </w:r>
          </w:p>
        </w:tc>
        <w:tc>
          <w:tcPr>
            <w:tcW w:w="1953" w:type="dxa"/>
          </w:tcPr>
          <w:p w14:paraId="153BCF42" w14:textId="14043948" w:rsidR="00631C3C" w:rsidRDefault="00631C3C" w:rsidP="009F41F6">
            <w:pPr>
              <w:pStyle w:val="Title"/>
              <w:jc w:val="center"/>
              <w:rPr>
                <w:sz w:val="24"/>
                <w:szCs w:val="24"/>
              </w:rPr>
            </w:pPr>
            <w:r>
              <w:rPr>
                <w:sz w:val="24"/>
                <w:szCs w:val="24"/>
              </w:rPr>
              <w:t>0000</w:t>
            </w:r>
          </w:p>
        </w:tc>
        <w:tc>
          <w:tcPr>
            <w:tcW w:w="2072" w:type="dxa"/>
          </w:tcPr>
          <w:p w14:paraId="5D2D064A" w14:textId="58B0E486" w:rsidR="00631C3C" w:rsidRDefault="00631C3C" w:rsidP="009F41F6">
            <w:pPr>
              <w:pStyle w:val="Title"/>
              <w:jc w:val="center"/>
              <w:rPr>
                <w:sz w:val="24"/>
                <w:szCs w:val="24"/>
              </w:rPr>
            </w:pPr>
            <w:r>
              <w:rPr>
                <w:sz w:val="24"/>
                <w:szCs w:val="24"/>
              </w:rPr>
              <w:t>0000</w:t>
            </w:r>
          </w:p>
        </w:tc>
      </w:tr>
    </w:tbl>
    <w:p w14:paraId="03A7C664" w14:textId="3A255EA7" w:rsidR="009F41F6" w:rsidRPr="00EA1472" w:rsidRDefault="00EA1472" w:rsidP="009F41F6">
      <w:pPr>
        <w:pStyle w:val="Title"/>
        <w:rPr>
          <w:b/>
          <w:bCs/>
          <w:sz w:val="24"/>
          <w:szCs w:val="24"/>
        </w:rPr>
      </w:pPr>
      <w:r w:rsidRPr="00EA1472">
        <w:rPr>
          <w:b/>
          <w:bCs/>
          <w:sz w:val="24"/>
          <w:szCs w:val="24"/>
        </w:rPr>
        <w:t xml:space="preserve">Now the bin of each instance </w:t>
      </w:r>
      <w:r>
        <w:rPr>
          <w:b/>
          <w:bCs/>
          <w:sz w:val="24"/>
          <w:szCs w:val="24"/>
        </w:rPr>
        <w:t>collects</w:t>
      </w:r>
      <w:r w:rsidRPr="00EA1472">
        <w:rPr>
          <w:b/>
          <w:bCs/>
          <w:sz w:val="24"/>
          <w:szCs w:val="24"/>
        </w:rPr>
        <w:t xml:space="preserve"> </w:t>
      </w:r>
      <w:r>
        <w:rPr>
          <w:b/>
          <w:bCs/>
          <w:sz w:val="24"/>
          <w:szCs w:val="24"/>
        </w:rPr>
        <w:t xml:space="preserve">the coverage again, but this time, only 2 bits of HWDATA got toggled </w:t>
      </w:r>
    </w:p>
    <w:p w14:paraId="09FA6A77" w14:textId="07FBD755" w:rsidR="001B488E" w:rsidRDefault="00631C3C" w:rsidP="001B488E">
      <w:r>
        <w:t>S</w:t>
      </w:r>
      <w:r w:rsidR="001B488E">
        <w:t>ample</w:t>
      </w:r>
      <w:r>
        <w:t>3 at 3</w:t>
      </w:r>
      <w:r w:rsidRPr="00631C3C">
        <w:rPr>
          <w:vertAlign w:val="superscript"/>
        </w:rPr>
        <w:t>rd</w:t>
      </w:r>
      <w:r>
        <w:t xml:space="preserve"> clock edge</w:t>
      </w:r>
      <w:r w:rsidR="001B488E">
        <w:t>: HWDATA</w:t>
      </w:r>
      <w:r>
        <w:t>/vector</w:t>
      </w:r>
      <w:r w:rsidR="001B488E">
        <w:t xml:space="preserve"> = 1010 for example,</w:t>
      </w:r>
    </w:p>
    <w:tbl>
      <w:tblPr>
        <w:tblStyle w:val="TableGrid"/>
        <w:tblW w:w="0" w:type="auto"/>
        <w:jc w:val="center"/>
        <w:tblLook w:val="04A0" w:firstRow="1" w:lastRow="0" w:firstColumn="1" w:lastColumn="0" w:noHBand="0" w:noVBand="1"/>
      </w:tblPr>
      <w:tblGrid>
        <w:gridCol w:w="631"/>
        <w:gridCol w:w="3170"/>
        <w:gridCol w:w="1876"/>
        <w:gridCol w:w="1558"/>
        <w:gridCol w:w="1765"/>
        <w:gridCol w:w="1790"/>
      </w:tblGrid>
      <w:tr w:rsidR="001B488E" w14:paraId="47C40641" w14:textId="77777777" w:rsidTr="00631C3C">
        <w:trPr>
          <w:jc w:val="center"/>
        </w:trPr>
        <w:tc>
          <w:tcPr>
            <w:tcW w:w="631" w:type="dxa"/>
            <w:shd w:val="clear" w:color="auto" w:fill="0E2841" w:themeFill="text2"/>
          </w:tcPr>
          <w:p w14:paraId="0A5DFE26" w14:textId="2DAFFF7D" w:rsidR="001B488E" w:rsidRDefault="00416C86" w:rsidP="00E05A11">
            <w:pPr>
              <w:pStyle w:val="Title"/>
              <w:jc w:val="center"/>
              <w:rPr>
                <w:sz w:val="24"/>
                <w:szCs w:val="24"/>
              </w:rPr>
            </w:pPr>
            <w:r>
              <w:rPr>
                <w:sz w:val="24"/>
                <w:szCs w:val="24"/>
              </w:rPr>
              <w:t>I</w:t>
            </w:r>
          </w:p>
        </w:tc>
        <w:tc>
          <w:tcPr>
            <w:tcW w:w="3170" w:type="dxa"/>
            <w:shd w:val="clear" w:color="auto" w:fill="0E2841" w:themeFill="text2"/>
          </w:tcPr>
          <w:p w14:paraId="52EBB206" w14:textId="77777777" w:rsidR="001B488E" w:rsidRDefault="001B488E" w:rsidP="00E05A11">
            <w:pPr>
              <w:pStyle w:val="Title"/>
              <w:jc w:val="center"/>
              <w:rPr>
                <w:sz w:val="24"/>
                <w:szCs w:val="24"/>
              </w:rPr>
            </w:pPr>
            <w:r>
              <w:rPr>
                <w:sz w:val="24"/>
                <w:szCs w:val="24"/>
              </w:rPr>
              <w:t>position</w:t>
            </w:r>
          </w:p>
        </w:tc>
        <w:tc>
          <w:tcPr>
            <w:tcW w:w="1876" w:type="dxa"/>
            <w:shd w:val="clear" w:color="auto" w:fill="0E2841" w:themeFill="text2"/>
          </w:tcPr>
          <w:p w14:paraId="37196F31" w14:textId="77777777" w:rsidR="001B488E" w:rsidRDefault="001B488E" w:rsidP="00E05A11">
            <w:pPr>
              <w:pStyle w:val="Title"/>
              <w:jc w:val="center"/>
              <w:rPr>
                <w:sz w:val="24"/>
                <w:szCs w:val="24"/>
              </w:rPr>
            </w:pPr>
            <w:r>
              <w:rPr>
                <w:sz w:val="24"/>
                <w:szCs w:val="24"/>
              </w:rPr>
              <w:t>vector</w:t>
            </w:r>
          </w:p>
        </w:tc>
        <w:tc>
          <w:tcPr>
            <w:tcW w:w="1558" w:type="dxa"/>
            <w:shd w:val="clear" w:color="auto" w:fill="0E2841" w:themeFill="text2"/>
          </w:tcPr>
          <w:p w14:paraId="01600D92" w14:textId="39BA718D" w:rsidR="001B488E" w:rsidRDefault="001B488E" w:rsidP="00E05A11">
            <w:pPr>
              <w:pStyle w:val="Title"/>
              <w:jc w:val="center"/>
              <w:rPr>
                <w:sz w:val="24"/>
                <w:szCs w:val="24"/>
              </w:rPr>
            </w:pPr>
            <w:r>
              <w:rPr>
                <w:sz w:val="24"/>
                <w:szCs w:val="24"/>
              </w:rPr>
              <w:t>Initial result</w:t>
            </w:r>
          </w:p>
        </w:tc>
        <w:tc>
          <w:tcPr>
            <w:tcW w:w="1765" w:type="dxa"/>
            <w:shd w:val="clear" w:color="auto" w:fill="0E2841" w:themeFill="text2"/>
          </w:tcPr>
          <w:p w14:paraId="3954D282" w14:textId="03A12412" w:rsidR="001B488E" w:rsidRDefault="001B488E" w:rsidP="00E05A11">
            <w:pPr>
              <w:pStyle w:val="Title"/>
              <w:jc w:val="center"/>
              <w:rPr>
                <w:sz w:val="24"/>
                <w:szCs w:val="24"/>
              </w:rPr>
            </w:pPr>
            <w:r>
              <w:rPr>
                <w:sz w:val="24"/>
                <w:szCs w:val="24"/>
              </w:rPr>
              <w:t>old result</w:t>
            </w:r>
          </w:p>
        </w:tc>
        <w:tc>
          <w:tcPr>
            <w:tcW w:w="1790" w:type="dxa"/>
            <w:shd w:val="clear" w:color="auto" w:fill="0E2841" w:themeFill="text2"/>
          </w:tcPr>
          <w:p w14:paraId="65CB6A90" w14:textId="47683748" w:rsidR="001B488E" w:rsidRDefault="001B488E" w:rsidP="00E05A11">
            <w:pPr>
              <w:pStyle w:val="Title"/>
              <w:jc w:val="center"/>
              <w:rPr>
                <w:sz w:val="24"/>
                <w:szCs w:val="24"/>
              </w:rPr>
            </w:pPr>
            <w:r>
              <w:rPr>
                <w:sz w:val="24"/>
                <w:szCs w:val="24"/>
              </w:rPr>
              <w:t>result</w:t>
            </w:r>
          </w:p>
        </w:tc>
      </w:tr>
      <w:tr w:rsidR="001B488E" w14:paraId="41770683" w14:textId="77777777" w:rsidTr="001B488E">
        <w:trPr>
          <w:jc w:val="center"/>
        </w:trPr>
        <w:tc>
          <w:tcPr>
            <w:tcW w:w="631" w:type="dxa"/>
          </w:tcPr>
          <w:p w14:paraId="4630D3B0" w14:textId="77777777" w:rsidR="001B488E" w:rsidRDefault="001B488E" w:rsidP="001B488E">
            <w:pPr>
              <w:pStyle w:val="Title"/>
              <w:jc w:val="center"/>
              <w:rPr>
                <w:sz w:val="24"/>
                <w:szCs w:val="24"/>
              </w:rPr>
            </w:pPr>
            <w:proofErr w:type="spellStart"/>
            <w:r>
              <w:rPr>
                <w:sz w:val="24"/>
                <w:szCs w:val="24"/>
              </w:rPr>
              <w:t>i</w:t>
            </w:r>
            <w:proofErr w:type="spellEnd"/>
            <w:r>
              <w:rPr>
                <w:sz w:val="24"/>
                <w:szCs w:val="24"/>
              </w:rPr>
              <w:t xml:space="preserve"> = 0</w:t>
            </w:r>
          </w:p>
        </w:tc>
        <w:tc>
          <w:tcPr>
            <w:tcW w:w="3170" w:type="dxa"/>
          </w:tcPr>
          <w:p w14:paraId="5A35EC3D" w14:textId="77777777" w:rsidR="001B488E" w:rsidRDefault="001B488E" w:rsidP="001B488E">
            <w:pPr>
              <w:pStyle w:val="Title"/>
              <w:jc w:val="center"/>
              <w:rPr>
                <w:sz w:val="24"/>
                <w:szCs w:val="24"/>
              </w:rPr>
            </w:pPr>
            <w:r>
              <w:rPr>
                <w:sz w:val="24"/>
                <w:szCs w:val="24"/>
              </w:rPr>
              <w:t>0001</w:t>
            </w:r>
          </w:p>
        </w:tc>
        <w:tc>
          <w:tcPr>
            <w:tcW w:w="1876" w:type="dxa"/>
          </w:tcPr>
          <w:p w14:paraId="61B4D02D" w14:textId="1DDD69E1" w:rsidR="001B488E" w:rsidRDefault="001B488E" w:rsidP="001B488E">
            <w:pPr>
              <w:pStyle w:val="Title"/>
              <w:jc w:val="center"/>
              <w:rPr>
                <w:sz w:val="24"/>
                <w:szCs w:val="24"/>
              </w:rPr>
            </w:pPr>
            <w:r>
              <w:rPr>
                <w:sz w:val="24"/>
                <w:szCs w:val="24"/>
              </w:rPr>
              <w:t>1010</w:t>
            </w:r>
          </w:p>
        </w:tc>
        <w:tc>
          <w:tcPr>
            <w:tcW w:w="1558" w:type="dxa"/>
          </w:tcPr>
          <w:p w14:paraId="4B71BE31" w14:textId="2E9BE178" w:rsidR="001B488E" w:rsidRDefault="001B488E" w:rsidP="001B488E">
            <w:pPr>
              <w:pStyle w:val="Title"/>
              <w:jc w:val="center"/>
              <w:rPr>
                <w:sz w:val="24"/>
                <w:szCs w:val="24"/>
              </w:rPr>
            </w:pPr>
            <w:r>
              <w:rPr>
                <w:sz w:val="24"/>
                <w:szCs w:val="24"/>
              </w:rPr>
              <w:t>0000</w:t>
            </w:r>
          </w:p>
        </w:tc>
        <w:tc>
          <w:tcPr>
            <w:tcW w:w="1765" w:type="dxa"/>
          </w:tcPr>
          <w:p w14:paraId="11BEE6FC" w14:textId="5CF5595A" w:rsidR="001B488E" w:rsidRDefault="001B488E" w:rsidP="001B488E">
            <w:pPr>
              <w:pStyle w:val="Title"/>
              <w:jc w:val="center"/>
              <w:rPr>
                <w:sz w:val="24"/>
                <w:szCs w:val="24"/>
              </w:rPr>
            </w:pPr>
            <w:r>
              <w:rPr>
                <w:sz w:val="24"/>
                <w:szCs w:val="24"/>
              </w:rPr>
              <w:t>0001</w:t>
            </w:r>
          </w:p>
        </w:tc>
        <w:tc>
          <w:tcPr>
            <w:tcW w:w="1790" w:type="dxa"/>
          </w:tcPr>
          <w:p w14:paraId="70A33D64" w14:textId="061C964E" w:rsidR="001B488E" w:rsidRDefault="001B488E" w:rsidP="001B488E">
            <w:pPr>
              <w:pStyle w:val="Title"/>
              <w:jc w:val="center"/>
              <w:rPr>
                <w:sz w:val="24"/>
                <w:szCs w:val="24"/>
              </w:rPr>
            </w:pPr>
            <w:r>
              <w:rPr>
                <w:sz w:val="24"/>
                <w:szCs w:val="24"/>
              </w:rPr>
              <w:t>0000</w:t>
            </w:r>
          </w:p>
        </w:tc>
      </w:tr>
      <w:tr w:rsidR="001B488E" w14:paraId="73EA3803" w14:textId="77777777" w:rsidTr="001B488E">
        <w:trPr>
          <w:jc w:val="center"/>
        </w:trPr>
        <w:tc>
          <w:tcPr>
            <w:tcW w:w="631" w:type="dxa"/>
          </w:tcPr>
          <w:p w14:paraId="0E4199B3" w14:textId="77777777" w:rsidR="001B488E" w:rsidRDefault="001B488E" w:rsidP="001B488E">
            <w:pPr>
              <w:pStyle w:val="Title"/>
              <w:jc w:val="center"/>
              <w:rPr>
                <w:sz w:val="24"/>
                <w:szCs w:val="24"/>
              </w:rPr>
            </w:pPr>
            <w:proofErr w:type="spellStart"/>
            <w:r>
              <w:rPr>
                <w:sz w:val="24"/>
                <w:szCs w:val="24"/>
              </w:rPr>
              <w:t>i</w:t>
            </w:r>
            <w:proofErr w:type="spellEnd"/>
            <w:r>
              <w:rPr>
                <w:sz w:val="24"/>
                <w:szCs w:val="24"/>
              </w:rPr>
              <w:t xml:space="preserve"> = 1</w:t>
            </w:r>
          </w:p>
        </w:tc>
        <w:tc>
          <w:tcPr>
            <w:tcW w:w="3170" w:type="dxa"/>
          </w:tcPr>
          <w:p w14:paraId="05B20DCC" w14:textId="77777777" w:rsidR="001B488E" w:rsidRDefault="001B488E" w:rsidP="001B488E">
            <w:pPr>
              <w:pStyle w:val="Title"/>
              <w:jc w:val="center"/>
              <w:rPr>
                <w:sz w:val="24"/>
                <w:szCs w:val="24"/>
              </w:rPr>
            </w:pPr>
            <w:r>
              <w:rPr>
                <w:sz w:val="24"/>
                <w:szCs w:val="24"/>
              </w:rPr>
              <w:t>0010</w:t>
            </w:r>
          </w:p>
        </w:tc>
        <w:tc>
          <w:tcPr>
            <w:tcW w:w="1876" w:type="dxa"/>
          </w:tcPr>
          <w:p w14:paraId="1AC7ED34" w14:textId="35E1025C" w:rsidR="001B488E" w:rsidRDefault="001B488E" w:rsidP="001B488E">
            <w:pPr>
              <w:pStyle w:val="Title"/>
              <w:jc w:val="center"/>
              <w:rPr>
                <w:sz w:val="24"/>
                <w:szCs w:val="24"/>
              </w:rPr>
            </w:pPr>
            <w:r>
              <w:rPr>
                <w:sz w:val="24"/>
                <w:szCs w:val="24"/>
              </w:rPr>
              <w:t>1010</w:t>
            </w:r>
          </w:p>
        </w:tc>
        <w:tc>
          <w:tcPr>
            <w:tcW w:w="1558" w:type="dxa"/>
          </w:tcPr>
          <w:p w14:paraId="6A242B6D" w14:textId="60419F1A" w:rsidR="001B488E" w:rsidRDefault="001B488E" w:rsidP="001B488E">
            <w:pPr>
              <w:pStyle w:val="Title"/>
              <w:jc w:val="center"/>
              <w:rPr>
                <w:sz w:val="24"/>
                <w:szCs w:val="24"/>
              </w:rPr>
            </w:pPr>
            <w:r>
              <w:rPr>
                <w:sz w:val="24"/>
                <w:szCs w:val="24"/>
              </w:rPr>
              <w:t>0000</w:t>
            </w:r>
          </w:p>
        </w:tc>
        <w:tc>
          <w:tcPr>
            <w:tcW w:w="1765" w:type="dxa"/>
          </w:tcPr>
          <w:p w14:paraId="7494F3A4" w14:textId="659A43B4" w:rsidR="001B488E" w:rsidRDefault="001B488E" w:rsidP="001B488E">
            <w:pPr>
              <w:pStyle w:val="Title"/>
              <w:jc w:val="center"/>
              <w:rPr>
                <w:sz w:val="24"/>
                <w:szCs w:val="24"/>
              </w:rPr>
            </w:pPr>
            <w:r>
              <w:rPr>
                <w:sz w:val="24"/>
                <w:szCs w:val="24"/>
              </w:rPr>
              <w:t>0000</w:t>
            </w:r>
          </w:p>
        </w:tc>
        <w:tc>
          <w:tcPr>
            <w:tcW w:w="1790" w:type="dxa"/>
          </w:tcPr>
          <w:p w14:paraId="02E3B02C" w14:textId="63B0114F" w:rsidR="001B488E" w:rsidRDefault="001B488E" w:rsidP="001B488E">
            <w:pPr>
              <w:pStyle w:val="Title"/>
              <w:jc w:val="center"/>
              <w:rPr>
                <w:sz w:val="24"/>
                <w:szCs w:val="24"/>
              </w:rPr>
            </w:pPr>
            <w:r>
              <w:rPr>
                <w:sz w:val="24"/>
                <w:szCs w:val="24"/>
              </w:rPr>
              <w:t>0010</w:t>
            </w:r>
          </w:p>
        </w:tc>
      </w:tr>
      <w:tr w:rsidR="001B488E" w14:paraId="74CA8BE4" w14:textId="77777777" w:rsidTr="001B488E">
        <w:trPr>
          <w:jc w:val="center"/>
        </w:trPr>
        <w:tc>
          <w:tcPr>
            <w:tcW w:w="631" w:type="dxa"/>
          </w:tcPr>
          <w:p w14:paraId="7B73B57D" w14:textId="3422CC4E" w:rsidR="001B488E" w:rsidRDefault="001B488E" w:rsidP="001B488E">
            <w:pPr>
              <w:pStyle w:val="Title"/>
              <w:jc w:val="center"/>
              <w:rPr>
                <w:sz w:val="24"/>
                <w:szCs w:val="24"/>
              </w:rPr>
            </w:pPr>
            <w:proofErr w:type="spellStart"/>
            <w:r>
              <w:rPr>
                <w:sz w:val="24"/>
                <w:szCs w:val="24"/>
              </w:rPr>
              <w:t>i</w:t>
            </w:r>
            <w:proofErr w:type="spellEnd"/>
            <w:r>
              <w:rPr>
                <w:sz w:val="24"/>
                <w:szCs w:val="24"/>
              </w:rPr>
              <w:t xml:space="preserve"> = </w:t>
            </w:r>
            <w:r w:rsidR="00416C86">
              <w:rPr>
                <w:sz w:val="24"/>
                <w:szCs w:val="24"/>
              </w:rPr>
              <w:t>2</w:t>
            </w:r>
          </w:p>
        </w:tc>
        <w:tc>
          <w:tcPr>
            <w:tcW w:w="3170" w:type="dxa"/>
          </w:tcPr>
          <w:p w14:paraId="21066AA2" w14:textId="77777777" w:rsidR="001B488E" w:rsidRDefault="001B488E" w:rsidP="001B488E">
            <w:pPr>
              <w:pStyle w:val="Title"/>
              <w:jc w:val="center"/>
              <w:rPr>
                <w:sz w:val="24"/>
                <w:szCs w:val="24"/>
              </w:rPr>
            </w:pPr>
            <w:r>
              <w:rPr>
                <w:sz w:val="24"/>
                <w:szCs w:val="24"/>
              </w:rPr>
              <w:t>0100</w:t>
            </w:r>
          </w:p>
        </w:tc>
        <w:tc>
          <w:tcPr>
            <w:tcW w:w="1876" w:type="dxa"/>
          </w:tcPr>
          <w:p w14:paraId="0E3583D3" w14:textId="5E28D2BE" w:rsidR="001B488E" w:rsidRDefault="001B488E" w:rsidP="001B488E">
            <w:pPr>
              <w:pStyle w:val="Title"/>
              <w:jc w:val="center"/>
              <w:rPr>
                <w:sz w:val="24"/>
                <w:szCs w:val="24"/>
              </w:rPr>
            </w:pPr>
            <w:r>
              <w:rPr>
                <w:sz w:val="24"/>
                <w:szCs w:val="24"/>
              </w:rPr>
              <w:t>1010</w:t>
            </w:r>
          </w:p>
        </w:tc>
        <w:tc>
          <w:tcPr>
            <w:tcW w:w="1558" w:type="dxa"/>
          </w:tcPr>
          <w:p w14:paraId="6CD2E272" w14:textId="460353F7" w:rsidR="001B488E" w:rsidRDefault="001B488E" w:rsidP="001B488E">
            <w:pPr>
              <w:pStyle w:val="Title"/>
              <w:jc w:val="center"/>
              <w:rPr>
                <w:sz w:val="24"/>
                <w:szCs w:val="24"/>
              </w:rPr>
            </w:pPr>
            <w:r>
              <w:rPr>
                <w:sz w:val="24"/>
                <w:szCs w:val="24"/>
              </w:rPr>
              <w:t>0000</w:t>
            </w:r>
          </w:p>
        </w:tc>
        <w:tc>
          <w:tcPr>
            <w:tcW w:w="1765" w:type="dxa"/>
          </w:tcPr>
          <w:p w14:paraId="555F660C" w14:textId="08A2E90A" w:rsidR="001B488E" w:rsidRDefault="001B488E" w:rsidP="001B488E">
            <w:pPr>
              <w:pStyle w:val="Title"/>
              <w:jc w:val="center"/>
              <w:rPr>
                <w:sz w:val="24"/>
                <w:szCs w:val="24"/>
              </w:rPr>
            </w:pPr>
            <w:r>
              <w:rPr>
                <w:sz w:val="24"/>
                <w:szCs w:val="24"/>
              </w:rPr>
              <w:t>0100</w:t>
            </w:r>
          </w:p>
        </w:tc>
        <w:tc>
          <w:tcPr>
            <w:tcW w:w="1790" w:type="dxa"/>
          </w:tcPr>
          <w:p w14:paraId="360EE741" w14:textId="1153C2A8" w:rsidR="001B488E" w:rsidRDefault="001B488E" w:rsidP="001B488E">
            <w:pPr>
              <w:pStyle w:val="Title"/>
              <w:jc w:val="center"/>
              <w:rPr>
                <w:sz w:val="24"/>
                <w:szCs w:val="24"/>
              </w:rPr>
            </w:pPr>
            <w:r>
              <w:rPr>
                <w:sz w:val="24"/>
                <w:szCs w:val="24"/>
              </w:rPr>
              <w:t>0000</w:t>
            </w:r>
          </w:p>
        </w:tc>
      </w:tr>
      <w:tr w:rsidR="001B488E" w14:paraId="75D0D89B" w14:textId="77777777" w:rsidTr="001B488E">
        <w:trPr>
          <w:trHeight w:val="74"/>
          <w:jc w:val="center"/>
        </w:trPr>
        <w:tc>
          <w:tcPr>
            <w:tcW w:w="631" w:type="dxa"/>
          </w:tcPr>
          <w:p w14:paraId="19659D85" w14:textId="6831C301" w:rsidR="001B488E" w:rsidRDefault="001B488E" w:rsidP="001B488E">
            <w:pPr>
              <w:pStyle w:val="Title"/>
              <w:jc w:val="center"/>
              <w:rPr>
                <w:sz w:val="24"/>
                <w:szCs w:val="24"/>
              </w:rPr>
            </w:pPr>
            <w:proofErr w:type="spellStart"/>
            <w:r>
              <w:rPr>
                <w:sz w:val="24"/>
                <w:szCs w:val="24"/>
              </w:rPr>
              <w:t>i</w:t>
            </w:r>
            <w:proofErr w:type="spellEnd"/>
            <w:r>
              <w:rPr>
                <w:sz w:val="24"/>
                <w:szCs w:val="24"/>
              </w:rPr>
              <w:t xml:space="preserve"> = </w:t>
            </w:r>
            <w:r w:rsidR="00416C86">
              <w:rPr>
                <w:sz w:val="24"/>
                <w:szCs w:val="24"/>
              </w:rPr>
              <w:t>4</w:t>
            </w:r>
          </w:p>
        </w:tc>
        <w:tc>
          <w:tcPr>
            <w:tcW w:w="3170" w:type="dxa"/>
          </w:tcPr>
          <w:p w14:paraId="6A58BC2C" w14:textId="77777777" w:rsidR="001B488E" w:rsidRDefault="001B488E" w:rsidP="001B488E">
            <w:pPr>
              <w:pStyle w:val="Title"/>
              <w:jc w:val="center"/>
              <w:rPr>
                <w:sz w:val="24"/>
                <w:szCs w:val="24"/>
              </w:rPr>
            </w:pPr>
            <w:r>
              <w:rPr>
                <w:sz w:val="24"/>
                <w:szCs w:val="24"/>
              </w:rPr>
              <w:t>1000</w:t>
            </w:r>
          </w:p>
        </w:tc>
        <w:tc>
          <w:tcPr>
            <w:tcW w:w="1876" w:type="dxa"/>
          </w:tcPr>
          <w:p w14:paraId="6937E16A" w14:textId="311C12B9" w:rsidR="001B488E" w:rsidRDefault="001B488E" w:rsidP="001B488E">
            <w:pPr>
              <w:pStyle w:val="Title"/>
              <w:jc w:val="center"/>
              <w:rPr>
                <w:sz w:val="24"/>
                <w:szCs w:val="24"/>
              </w:rPr>
            </w:pPr>
            <w:r>
              <w:rPr>
                <w:sz w:val="24"/>
                <w:szCs w:val="24"/>
              </w:rPr>
              <w:t>1010</w:t>
            </w:r>
          </w:p>
        </w:tc>
        <w:tc>
          <w:tcPr>
            <w:tcW w:w="1558" w:type="dxa"/>
          </w:tcPr>
          <w:p w14:paraId="2BC5FBC5" w14:textId="72160E3F" w:rsidR="001B488E" w:rsidRDefault="001B488E" w:rsidP="001B488E">
            <w:pPr>
              <w:pStyle w:val="Title"/>
              <w:jc w:val="center"/>
              <w:rPr>
                <w:sz w:val="24"/>
                <w:szCs w:val="24"/>
              </w:rPr>
            </w:pPr>
            <w:r>
              <w:rPr>
                <w:sz w:val="24"/>
                <w:szCs w:val="24"/>
              </w:rPr>
              <w:t>0000</w:t>
            </w:r>
          </w:p>
        </w:tc>
        <w:tc>
          <w:tcPr>
            <w:tcW w:w="1765" w:type="dxa"/>
          </w:tcPr>
          <w:p w14:paraId="2ADE4A1C" w14:textId="714629FE" w:rsidR="001B488E" w:rsidRDefault="001B488E" w:rsidP="001B488E">
            <w:pPr>
              <w:pStyle w:val="Title"/>
              <w:jc w:val="center"/>
              <w:rPr>
                <w:sz w:val="24"/>
                <w:szCs w:val="24"/>
              </w:rPr>
            </w:pPr>
            <w:r>
              <w:rPr>
                <w:sz w:val="24"/>
                <w:szCs w:val="24"/>
              </w:rPr>
              <w:t>0000</w:t>
            </w:r>
          </w:p>
        </w:tc>
        <w:tc>
          <w:tcPr>
            <w:tcW w:w="1790" w:type="dxa"/>
          </w:tcPr>
          <w:p w14:paraId="1FCF7BE6" w14:textId="47DAAAFB" w:rsidR="001B488E" w:rsidRDefault="001B488E" w:rsidP="001B488E">
            <w:pPr>
              <w:pStyle w:val="Title"/>
              <w:jc w:val="center"/>
              <w:rPr>
                <w:sz w:val="24"/>
                <w:szCs w:val="24"/>
              </w:rPr>
            </w:pPr>
            <w:r>
              <w:rPr>
                <w:sz w:val="24"/>
                <w:szCs w:val="24"/>
              </w:rPr>
              <w:t>1000</w:t>
            </w:r>
          </w:p>
        </w:tc>
      </w:tr>
    </w:tbl>
    <w:p w14:paraId="531D919A" w14:textId="77777777" w:rsidR="00EA1472" w:rsidRDefault="00EA1472" w:rsidP="00EA1472">
      <w:pPr>
        <w:pStyle w:val="Title"/>
        <w:rPr>
          <w:b/>
          <w:bCs/>
          <w:sz w:val="24"/>
          <w:szCs w:val="24"/>
        </w:rPr>
      </w:pPr>
      <w:r w:rsidRPr="00EA1472">
        <w:rPr>
          <w:b/>
          <w:bCs/>
          <w:sz w:val="24"/>
          <w:szCs w:val="24"/>
        </w:rPr>
        <w:t xml:space="preserve">Now the bin of each instance </w:t>
      </w:r>
      <w:r>
        <w:rPr>
          <w:b/>
          <w:bCs/>
          <w:sz w:val="24"/>
          <w:szCs w:val="24"/>
        </w:rPr>
        <w:t>collects</w:t>
      </w:r>
      <w:r w:rsidRPr="00EA1472">
        <w:rPr>
          <w:b/>
          <w:bCs/>
          <w:sz w:val="24"/>
          <w:szCs w:val="24"/>
        </w:rPr>
        <w:t xml:space="preserve"> </w:t>
      </w:r>
      <w:r>
        <w:rPr>
          <w:b/>
          <w:bCs/>
          <w:sz w:val="24"/>
          <w:szCs w:val="24"/>
        </w:rPr>
        <w:t>the coverage again, but this time, the remaining bits of HWDATA got toggled.</w:t>
      </w:r>
    </w:p>
    <w:p w14:paraId="1A2C0961" w14:textId="5516F634" w:rsidR="00EA1472" w:rsidRPr="00EA1472" w:rsidRDefault="00EA1472" w:rsidP="00EA1472">
      <w:pPr>
        <w:pStyle w:val="Title"/>
        <w:jc w:val="center"/>
        <w:rPr>
          <w:b/>
          <w:bCs/>
          <w:sz w:val="28"/>
          <w:szCs w:val="28"/>
        </w:rPr>
      </w:pPr>
      <w:r>
        <w:rPr>
          <w:b/>
          <w:bCs/>
          <w:sz w:val="24"/>
          <w:szCs w:val="24"/>
        </w:rPr>
        <w:br/>
      </w:r>
      <w:r w:rsidRPr="00EA1472">
        <w:rPr>
          <w:b/>
          <w:bCs/>
          <w:sz w:val="28"/>
          <w:szCs w:val="28"/>
        </w:rPr>
        <w:t>therefore achieving 100% coverage for toggling for wide buses.</w:t>
      </w:r>
    </w:p>
    <w:p w14:paraId="0B2C7C3A" w14:textId="5EB92BBA" w:rsidR="00B245D8" w:rsidRPr="00875406" w:rsidRDefault="00631C3C" w:rsidP="00E60D79">
      <w:pPr>
        <w:pStyle w:val="ListParagraph"/>
        <w:numPr>
          <w:ilvl w:val="0"/>
          <w:numId w:val="20"/>
        </w:numPr>
        <w:ind w:left="142"/>
        <w:rPr>
          <w:highlight w:val="lightGray"/>
        </w:rPr>
      </w:pPr>
      <w:r w:rsidRPr="00875406">
        <w:rPr>
          <w:highlight w:val="lightGray"/>
        </w:rPr>
        <w:lastRenderedPageBreak/>
        <w:t>Making the cover</w:t>
      </w:r>
      <w:r w:rsidR="00B245D8" w:rsidRPr="00875406">
        <w:rPr>
          <w:highlight w:val="lightGray"/>
        </w:rPr>
        <w:t xml:space="preserve"> </w:t>
      </w:r>
      <w:r w:rsidRPr="00875406">
        <w:rPr>
          <w:highlight w:val="lightGray"/>
        </w:rPr>
        <w:t>group body:</w:t>
      </w:r>
    </w:p>
    <w:p w14:paraId="30D25F8A" w14:textId="18470436" w:rsidR="00E60D79" w:rsidRPr="00E60D79" w:rsidRDefault="005A7C8A" w:rsidP="00E60D79">
      <w:pPr>
        <w:ind w:left="-218"/>
        <w:rPr>
          <w:highlight w:val="darkGray"/>
        </w:rPr>
      </w:pPr>
      <w:r>
        <w:rPr>
          <w:noProof/>
        </w:rPr>
        <w:drawing>
          <wp:inline distT="0" distB="0" distL="0" distR="0" wp14:anchorId="77794396" wp14:editId="648E176F">
            <wp:extent cx="7201761" cy="632155"/>
            <wp:effectExtent l="0" t="0" r="0" b="0"/>
            <wp:docPr id="209114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41821" name=""/>
                    <pic:cNvPicPr/>
                  </pic:nvPicPr>
                  <pic:blipFill>
                    <a:blip r:embed="rId18"/>
                    <a:stretch>
                      <a:fillRect/>
                    </a:stretch>
                  </pic:blipFill>
                  <pic:spPr>
                    <a:xfrm>
                      <a:off x="0" y="0"/>
                      <a:ext cx="7488783" cy="657349"/>
                    </a:xfrm>
                    <a:prstGeom prst="rect">
                      <a:avLst/>
                    </a:prstGeom>
                  </pic:spPr>
                </pic:pic>
              </a:graphicData>
            </a:graphic>
          </wp:inline>
        </w:drawing>
      </w:r>
    </w:p>
    <w:p w14:paraId="31797982" w14:textId="038B1591" w:rsidR="0023185F" w:rsidRPr="00875406" w:rsidRDefault="00631C3C" w:rsidP="00E60D79">
      <w:pPr>
        <w:pStyle w:val="Title"/>
        <w:numPr>
          <w:ilvl w:val="0"/>
          <w:numId w:val="20"/>
        </w:numPr>
        <w:ind w:left="142"/>
        <w:rPr>
          <w:rFonts w:asciiTheme="minorHAnsi" w:eastAsiaTheme="minorHAnsi" w:hAnsiTheme="minorHAnsi" w:cstheme="minorBidi"/>
          <w:spacing w:val="0"/>
          <w:kern w:val="2"/>
          <w:sz w:val="24"/>
          <w:szCs w:val="24"/>
          <w:highlight w:val="lightGray"/>
        </w:rPr>
      </w:pPr>
      <w:r w:rsidRPr="00875406">
        <w:rPr>
          <w:rFonts w:asciiTheme="minorHAnsi" w:eastAsiaTheme="minorHAnsi" w:hAnsiTheme="minorHAnsi" w:cstheme="minorBidi"/>
          <w:spacing w:val="0"/>
          <w:kern w:val="2"/>
          <w:sz w:val="24"/>
          <w:szCs w:val="24"/>
          <w:highlight w:val="lightGray"/>
        </w:rPr>
        <w:t xml:space="preserve">Making </w:t>
      </w:r>
      <w:r w:rsidR="006567E9" w:rsidRPr="00875406">
        <w:rPr>
          <w:rFonts w:asciiTheme="minorHAnsi" w:eastAsiaTheme="minorHAnsi" w:hAnsiTheme="minorHAnsi" w:cstheme="minorBidi"/>
          <w:spacing w:val="0"/>
          <w:kern w:val="2"/>
          <w:sz w:val="24"/>
          <w:szCs w:val="24"/>
          <w:highlight w:val="lightGray"/>
        </w:rPr>
        <w:t xml:space="preserve">the array of instances, </w:t>
      </w:r>
      <w:r w:rsidRPr="00875406">
        <w:rPr>
          <w:rFonts w:asciiTheme="minorHAnsi" w:eastAsiaTheme="minorHAnsi" w:hAnsiTheme="minorHAnsi" w:cstheme="minorBidi"/>
          <w:spacing w:val="0"/>
          <w:kern w:val="2"/>
          <w:sz w:val="24"/>
          <w:szCs w:val="24"/>
          <w:highlight w:val="lightGray"/>
        </w:rPr>
        <w:t>an instance for each bit of the bu</w:t>
      </w:r>
      <w:r w:rsidR="007C4F42" w:rsidRPr="00875406">
        <w:rPr>
          <w:rFonts w:asciiTheme="minorHAnsi" w:eastAsiaTheme="minorHAnsi" w:hAnsiTheme="minorHAnsi" w:cstheme="minorBidi"/>
          <w:spacing w:val="0"/>
          <w:kern w:val="2"/>
          <w:sz w:val="24"/>
          <w:szCs w:val="24"/>
          <w:highlight w:val="lightGray"/>
        </w:rPr>
        <w:t>s</w:t>
      </w:r>
      <w:r w:rsidR="00B245D8" w:rsidRPr="00875406">
        <w:rPr>
          <w:rFonts w:asciiTheme="minorHAnsi" w:eastAsiaTheme="minorHAnsi" w:hAnsiTheme="minorHAnsi" w:cstheme="minorBidi"/>
          <w:spacing w:val="0"/>
          <w:kern w:val="2"/>
          <w:sz w:val="24"/>
          <w:szCs w:val="24"/>
          <w:highlight w:val="lightGray"/>
        </w:rPr>
        <w:t>:</w:t>
      </w:r>
    </w:p>
    <w:p w14:paraId="36CD635D" w14:textId="64095432" w:rsidR="00E60D79" w:rsidRPr="00E60D79" w:rsidRDefault="005A7C8A" w:rsidP="00E60D79">
      <w:pPr>
        <w:rPr>
          <w:highlight w:val="darkGray"/>
        </w:rPr>
      </w:pPr>
      <w:r>
        <w:rPr>
          <w:noProof/>
        </w:rPr>
        <w:drawing>
          <wp:inline distT="0" distB="0" distL="0" distR="0" wp14:anchorId="54EFF46E" wp14:editId="1A592150">
            <wp:extent cx="5286375" cy="295275"/>
            <wp:effectExtent l="0" t="0" r="9525" b="9525"/>
            <wp:docPr id="63217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71665" name=""/>
                    <pic:cNvPicPr/>
                  </pic:nvPicPr>
                  <pic:blipFill>
                    <a:blip r:embed="rId19"/>
                    <a:stretch>
                      <a:fillRect/>
                    </a:stretch>
                  </pic:blipFill>
                  <pic:spPr>
                    <a:xfrm>
                      <a:off x="0" y="0"/>
                      <a:ext cx="5286375" cy="295275"/>
                    </a:xfrm>
                    <a:prstGeom prst="rect">
                      <a:avLst/>
                    </a:prstGeom>
                  </pic:spPr>
                </pic:pic>
              </a:graphicData>
            </a:graphic>
          </wp:inline>
        </w:drawing>
      </w:r>
    </w:p>
    <w:p w14:paraId="5AFCADDA" w14:textId="3A325190" w:rsidR="0023185F" w:rsidRPr="00875406" w:rsidRDefault="00631C3C" w:rsidP="00E60D79">
      <w:pPr>
        <w:pStyle w:val="Title"/>
        <w:numPr>
          <w:ilvl w:val="0"/>
          <w:numId w:val="20"/>
        </w:numPr>
        <w:spacing w:after="0"/>
        <w:ind w:left="142"/>
        <w:rPr>
          <w:rFonts w:asciiTheme="minorHAnsi" w:eastAsiaTheme="minorHAnsi" w:hAnsiTheme="minorHAnsi" w:cstheme="minorBidi"/>
          <w:spacing w:val="0"/>
          <w:kern w:val="2"/>
          <w:sz w:val="24"/>
          <w:szCs w:val="24"/>
          <w:highlight w:val="lightGray"/>
        </w:rPr>
      </w:pPr>
      <w:r w:rsidRPr="00875406">
        <w:rPr>
          <w:rFonts w:asciiTheme="minorHAnsi" w:eastAsiaTheme="minorHAnsi" w:hAnsiTheme="minorHAnsi" w:cstheme="minorBidi"/>
          <w:spacing w:val="0"/>
          <w:kern w:val="2"/>
          <w:sz w:val="24"/>
          <w:szCs w:val="24"/>
          <w:highlight w:val="lightGray"/>
        </w:rPr>
        <w:t xml:space="preserve">Construct each instance with the </w:t>
      </w:r>
      <w:proofErr w:type="gramStart"/>
      <w:r w:rsidRPr="00875406">
        <w:rPr>
          <w:rFonts w:asciiTheme="minorHAnsi" w:eastAsiaTheme="minorHAnsi" w:hAnsiTheme="minorHAnsi" w:cstheme="minorBidi"/>
          <w:spacing w:val="0"/>
          <w:kern w:val="2"/>
          <w:sz w:val="24"/>
          <w:szCs w:val="24"/>
          <w:highlight w:val="lightGray"/>
        </w:rPr>
        <w:t xml:space="preserve">variable </w:t>
      </w:r>
      <w:proofErr w:type="spellStart"/>
      <w:r w:rsidRPr="00875406">
        <w:rPr>
          <w:rFonts w:asciiTheme="minorHAnsi" w:eastAsiaTheme="minorHAnsi" w:hAnsiTheme="minorHAnsi" w:cstheme="minorBidi"/>
          <w:spacing w:val="0"/>
          <w:kern w:val="2"/>
          <w:sz w:val="24"/>
          <w:szCs w:val="24"/>
          <w:highlight w:val="lightGray"/>
        </w:rPr>
        <w:t>i</w:t>
      </w:r>
      <w:proofErr w:type="spellEnd"/>
      <w:r w:rsidRPr="00875406">
        <w:rPr>
          <w:rFonts w:asciiTheme="minorHAnsi" w:eastAsiaTheme="minorHAnsi" w:hAnsiTheme="minorHAnsi" w:cstheme="minorBidi"/>
          <w:spacing w:val="0"/>
          <w:kern w:val="2"/>
          <w:sz w:val="24"/>
          <w:szCs w:val="24"/>
          <w:highlight w:val="lightGray"/>
        </w:rPr>
        <w:t xml:space="preserve"> being</w:t>
      </w:r>
      <w:proofErr w:type="gramEnd"/>
      <w:r w:rsidRPr="00875406">
        <w:rPr>
          <w:rFonts w:asciiTheme="minorHAnsi" w:eastAsiaTheme="minorHAnsi" w:hAnsiTheme="minorHAnsi" w:cstheme="minorBidi"/>
          <w:spacing w:val="0"/>
          <w:kern w:val="2"/>
          <w:sz w:val="24"/>
          <w:szCs w:val="24"/>
          <w:highlight w:val="lightGray"/>
        </w:rPr>
        <w:t xml:space="preserve"> shift</w:t>
      </w:r>
      <w:r w:rsidR="007C4F42" w:rsidRPr="00875406">
        <w:rPr>
          <w:rFonts w:asciiTheme="minorHAnsi" w:eastAsiaTheme="minorHAnsi" w:hAnsiTheme="minorHAnsi" w:cstheme="minorBidi"/>
          <w:spacing w:val="0"/>
          <w:kern w:val="2"/>
          <w:sz w:val="24"/>
          <w:szCs w:val="24"/>
          <w:highlight w:val="lightGray"/>
        </w:rPr>
        <w:t>ed to the left</w:t>
      </w:r>
      <w:r w:rsidR="00B245D8" w:rsidRPr="00875406">
        <w:rPr>
          <w:rFonts w:asciiTheme="minorHAnsi" w:eastAsiaTheme="minorHAnsi" w:hAnsiTheme="minorHAnsi" w:cstheme="minorBidi"/>
          <w:spacing w:val="0"/>
          <w:kern w:val="2"/>
          <w:sz w:val="24"/>
          <w:szCs w:val="24"/>
          <w:highlight w:val="lightGray"/>
        </w:rPr>
        <w:t xml:space="preserve"> </w:t>
      </w:r>
      <w:r w:rsidRPr="00875406">
        <w:rPr>
          <w:rFonts w:asciiTheme="minorHAnsi" w:eastAsiaTheme="minorHAnsi" w:hAnsiTheme="minorHAnsi" w:cstheme="minorBidi"/>
          <w:spacing w:val="0"/>
          <w:kern w:val="2"/>
          <w:sz w:val="24"/>
          <w:szCs w:val="24"/>
          <w:highlight w:val="lightGray"/>
        </w:rPr>
        <w:t xml:space="preserve">at each loop </w:t>
      </w:r>
      <w:r w:rsidR="007C4F42" w:rsidRPr="00875406">
        <w:rPr>
          <w:rFonts w:asciiTheme="minorHAnsi" w:eastAsiaTheme="minorHAnsi" w:hAnsiTheme="minorHAnsi" w:cstheme="minorBidi"/>
          <w:spacing w:val="0"/>
          <w:kern w:val="2"/>
          <w:sz w:val="24"/>
          <w:szCs w:val="24"/>
          <w:highlight w:val="lightGray"/>
        </w:rPr>
        <w:t>iteration (0001, 0010, 0100...etc.)</w:t>
      </w:r>
      <w:r w:rsidR="00B245D8" w:rsidRPr="00875406">
        <w:rPr>
          <w:rFonts w:asciiTheme="minorHAnsi" w:eastAsiaTheme="minorHAnsi" w:hAnsiTheme="minorHAnsi" w:cstheme="minorBidi"/>
          <w:spacing w:val="0"/>
          <w:kern w:val="2"/>
          <w:sz w:val="24"/>
          <w:szCs w:val="24"/>
          <w:highlight w:val="lightGray"/>
        </w:rPr>
        <w:t>:</w:t>
      </w:r>
    </w:p>
    <w:p w14:paraId="5E93F85C" w14:textId="599DE526" w:rsidR="00E60D79" w:rsidRPr="00E60D79" w:rsidRDefault="005A7C8A" w:rsidP="00E60D79">
      <w:pPr>
        <w:rPr>
          <w:highlight w:val="darkGray"/>
        </w:rPr>
      </w:pPr>
      <w:r>
        <w:rPr>
          <w:noProof/>
        </w:rPr>
        <w:drawing>
          <wp:inline distT="0" distB="0" distL="0" distR="0" wp14:anchorId="196CD0F4" wp14:editId="04FB668D">
            <wp:extent cx="6858000" cy="208280"/>
            <wp:effectExtent l="0" t="0" r="0" b="1270"/>
            <wp:docPr id="15329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381" name=""/>
                    <pic:cNvPicPr/>
                  </pic:nvPicPr>
                  <pic:blipFill>
                    <a:blip r:embed="rId20"/>
                    <a:stretch>
                      <a:fillRect/>
                    </a:stretch>
                  </pic:blipFill>
                  <pic:spPr>
                    <a:xfrm>
                      <a:off x="0" y="0"/>
                      <a:ext cx="6858000" cy="208280"/>
                    </a:xfrm>
                    <a:prstGeom prst="rect">
                      <a:avLst/>
                    </a:prstGeom>
                  </pic:spPr>
                </pic:pic>
              </a:graphicData>
            </a:graphic>
          </wp:inline>
        </w:drawing>
      </w:r>
    </w:p>
    <w:p w14:paraId="220E3095" w14:textId="23B739E2" w:rsidR="00E60D79" w:rsidRPr="00875406" w:rsidRDefault="00B245D8" w:rsidP="00E60D79">
      <w:pPr>
        <w:pStyle w:val="Title"/>
        <w:numPr>
          <w:ilvl w:val="0"/>
          <w:numId w:val="20"/>
        </w:numPr>
        <w:ind w:left="142"/>
        <w:rPr>
          <w:rFonts w:asciiTheme="minorHAnsi" w:eastAsiaTheme="minorHAnsi" w:hAnsiTheme="minorHAnsi" w:cstheme="minorBidi"/>
          <w:spacing w:val="0"/>
          <w:kern w:val="2"/>
          <w:sz w:val="24"/>
          <w:szCs w:val="24"/>
          <w:highlight w:val="lightGray"/>
        </w:rPr>
      </w:pPr>
      <w:r w:rsidRPr="00875406">
        <w:rPr>
          <w:rFonts w:asciiTheme="minorHAnsi" w:eastAsiaTheme="minorHAnsi" w:hAnsiTheme="minorHAnsi" w:cstheme="minorBidi"/>
          <w:spacing w:val="0"/>
          <w:kern w:val="2"/>
          <w:sz w:val="24"/>
          <w:szCs w:val="24"/>
          <w:highlight w:val="lightGray"/>
        </w:rPr>
        <w:t>S</w:t>
      </w:r>
      <w:r w:rsidR="007C4F42" w:rsidRPr="00875406">
        <w:rPr>
          <w:rFonts w:asciiTheme="minorHAnsi" w:eastAsiaTheme="minorHAnsi" w:hAnsiTheme="minorHAnsi" w:cstheme="minorBidi"/>
          <w:spacing w:val="0"/>
          <w:kern w:val="2"/>
          <w:sz w:val="24"/>
          <w:szCs w:val="24"/>
          <w:highlight w:val="lightGray"/>
        </w:rPr>
        <w:t>ample each time the write function is called in the coverage collector</w:t>
      </w:r>
      <w:r w:rsidR="008A4E3F" w:rsidRPr="00875406">
        <w:rPr>
          <w:rFonts w:asciiTheme="minorHAnsi" w:eastAsiaTheme="minorHAnsi" w:hAnsiTheme="minorHAnsi" w:cstheme="minorBidi"/>
          <w:spacing w:val="0"/>
          <w:kern w:val="2"/>
          <w:sz w:val="24"/>
          <w:szCs w:val="24"/>
          <w:highlight w:val="lightGray"/>
        </w:rPr>
        <w:t>:</w:t>
      </w:r>
    </w:p>
    <w:p w14:paraId="428BABB0" w14:textId="60683F19" w:rsidR="00963668" w:rsidRPr="00E60D79" w:rsidRDefault="00E60D79" w:rsidP="00E60D79">
      <w:pPr>
        <w:rPr>
          <w:highlight w:val="darkGray"/>
        </w:rPr>
      </w:pPr>
      <w:r>
        <w:rPr>
          <w:noProof/>
        </w:rPr>
        <mc:AlternateContent>
          <mc:Choice Requires="wps">
            <w:drawing>
              <wp:anchor distT="0" distB="0" distL="114300" distR="114300" simplePos="0" relativeHeight="251658261" behindDoc="0" locked="0" layoutInCell="1" allowOverlap="1" wp14:anchorId="3BB6492D" wp14:editId="27E67F72">
                <wp:simplePos x="0" y="0"/>
                <wp:positionH relativeFrom="column">
                  <wp:posOffset>6985</wp:posOffset>
                </wp:positionH>
                <wp:positionV relativeFrom="page">
                  <wp:posOffset>3887139</wp:posOffset>
                </wp:positionV>
                <wp:extent cx="6805930" cy="39370"/>
                <wp:effectExtent l="19050" t="19050" r="33020" b="36830"/>
                <wp:wrapNone/>
                <wp:docPr id="2042992752" name="Straight Connector 15"/>
                <wp:cNvGraphicFramePr/>
                <a:graphic xmlns:a="http://schemas.openxmlformats.org/drawingml/2006/main">
                  <a:graphicData uri="http://schemas.microsoft.com/office/word/2010/wordprocessingShape">
                    <wps:wsp>
                      <wps:cNvCnPr/>
                      <wps:spPr>
                        <a:xfrm flipV="1">
                          <a:off x="0" y="0"/>
                          <a:ext cx="6805930" cy="39370"/>
                        </a:xfrm>
                        <a:prstGeom prst="line">
                          <a:avLst/>
                        </a:prstGeom>
                        <a:ln w="38100">
                          <a:solidFill>
                            <a:schemeClr val="tx2"/>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15D5104" id="Straight Connector 15"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page" from=".55pt,306.05pt" to="536.45pt,3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" strokecolor="#0e2841 [3215]" strokeweight="3pt">
                <v:stroke joinstyle="miter"/>
                <w10:wrap anchory="page"/>
              </v:line>
            </w:pict>
          </mc:Fallback>
        </mc:AlternateContent>
      </w:r>
      <w:r w:rsidR="005A7C8A">
        <w:rPr>
          <w:noProof/>
        </w:rPr>
        <w:drawing>
          <wp:inline distT="0" distB="0" distL="0" distR="0" wp14:anchorId="1A4987B0" wp14:editId="11E72A1B">
            <wp:extent cx="6257925" cy="219075"/>
            <wp:effectExtent l="0" t="0" r="9525" b="9525"/>
            <wp:docPr id="166267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75892" name=""/>
                    <pic:cNvPicPr/>
                  </pic:nvPicPr>
                  <pic:blipFill>
                    <a:blip r:embed="rId21"/>
                    <a:stretch>
                      <a:fillRect/>
                    </a:stretch>
                  </pic:blipFill>
                  <pic:spPr>
                    <a:xfrm>
                      <a:off x="0" y="0"/>
                      <a:ext cx="6257925" cy="219075"/>
                    </a:xfrm>
                    <a:prstGeom prst="rect">
                      <a:avLst/>
                    </a:prstGeom>
                  </pic:spPr>
                </pic:pic>
              </a:graphicData>
            </a:graphic>
          </wp:inline>
        </w:drawing>
      </w:r>
    </w:p>
    <w:p w14:paraId="1C5BFA4B" w14:textId="241D3A66" w:rsidR="00963668" w:rsidRDefault="008A4E3F" w:rsidP="00963668">
      <w:pPr>
        <w:pStyle w:val="Title"/>
        <w:rPr>
          <w:rFonts w:asciiTheme="minorHAnsi" w:eastAsiaTheme="minorHAnsi" w:hAnsiTheme="minorHAnsi" w:cstheme="minorBidi"/>
          <w:spacing w:val="0"/>
          <w:kern w:val="2"/>
          <w:sz w:val="24"/>
          <w:szCs w:val="24"/>
        </w:rPr>
      </w:pPr>
      <w:r w:rsidRPr="002A1FBE">
        <w:rPr>
          <w:rFonts w:asciiTheme="minorHAnsi" w:eastAsiaTheme="minorHAnsi" w:hAnsiTheme="minorHAnsi" w:cstheme="minorBidi"/>
          <w:b/>
          <w:bCs/>
          <w:spacing w:val="0"/>
          <w:kern w:val="2"/>
          <w:sz w:val="24"/>
          <w:szCs w:val="24"/>
        </w:rPr>
        <w:t xml:space="preserve">The </w:t>
      </w:r>
      <w:r w:rsidRPr="002A1FBE">
        <w:rPr>
          <w:rFonts w:asciiTheme="minorHAnsi" w:eastAsiaTheme="minorHAnsi" w:hAnsiTheme="minorHAnsi" w:cstheme="minorBidi"/>
          <w:b/>
          <w:bCs/>
          <w:color w:val="000000" w:themeColor="text1"/>
          <w:spacing w:val="0"/>
          <w:kern w:val="2"/>
          <w:sz w:val="24"/>
          <w:szCs w:val="24"/>
        </w:rPr>
        <w:t>previous cover</w:t>
      </w:r>
      <w:r w:rsidRPr="002A1FBE">
        <w:rPr>
          <w:rFonts w:asciiTheme="minorHAnsi" w:eastAsiaTheme="minorHAnsi" w:hAnsiTheme="minorHAnsi" w:cstheme="minorBidi"/>
          <w:color w:val="000000" w:themeColor="text1"/>
          <w:spacing w:val="0"/>
          <w:kern w:val="2"/>
          <w:sz w:val="24"/>
          <w:szCs w:val="24"/>
        </w:rPr>
        <w:t xml:space="preserve"> group covered the </w:t>
      </w:r>
      <w:r w:rsidRPr="00963668">
        <w:rPr>
          <w:rFonts w:asciiTheme="minorHAnsi" w:eastAsiaTheme="minorHAnsi" w:hAnsiTheme="minorHAnsi" w:cstheme="minorBidi"/>
          <w:b/>
          <w:bCs/>
          <w:color w:val="000000" w:themeColor="text1"/>
          <w:spacing w:val="0"/>
          <w:kern w:val="2"/>
          <w:sz w:val="24"/>
          <w:szCs w:val="24"/>
        </w:rPr>
        <w:t>toggling</w:t>
      </w:r>
      <w:r w:rsidR="0023185F" w:rsidRPr="00963668">
        <w:rPr>
          <w:rFonts w:asciiTheme="minorHAnsi" w:eastAsiaTheme="minorHAnsi" w:hAnsiTheme="minorHAnsi" w:cstheme="minorBidi"/>
          <w:b/>
          <w:bCs/>
          <w:color w:val="000000" w:themeColor="text1"/>
          <w:spacing w:val="0"/>
          <w:kern w:val="2"/>
          <w:sz w:val="24"/>
          <w:szCs w:val="24"/>
        </w:rPr>
        <w:t xml:space="preserve"> of</w:t>
      </w:r>
      <w:r w:rsidRPr="00963668">
        <w:rPr>
          <w:rFonts w:asciiTheme="minorHAnsi" w:eastAsiaTheme="minorHAnsi" w:hAnsiTheme="minorHAnsi" w:cstheme="minorBidi"/>
          <w:b/>
          <w:bCs/>
          <w:color w:val="000000" w:themeColor="text1"/>
          <w:spacing w:val="0"/>
          <w:kern w:val="2"/>
          <w:sz w:val="24"/>
          <w:szCs w:val="24"/>
        </w:rPr>
        <w:t xml:space="preserve"> data frame values </w:t>
      </w:r>
      <w:r w:rsidR="002A1FBE" w:rsidRPr="00963668">
        <w:rPr>
          <w:rFonts w:asciiTheme="minorHAnsi" w:eastAsiaTheme="minorHAnsi" w:hAnsiTheme="minorHAnsi" w:cstheme="minorBidi"/>
          <w:b/>
          <w:bCs/>
          <w:color w:val="000000" w:themeColor="text1"/>
          <w:spacing w:val="0"/>
          <w:kern w:val="2"/>
          <w:sz w:val="24"/>
          <w:szCs w:val="24"/>
        </w:rPr>
        <w:t>of the bits of</w:t>
      </w:r>
      <w:r w:rsidRPr="00963668">
        <w:rPr>
          <w:rFonts w:asciiTheme="minorHAnsi" w:eastAsiaTheme="minorHAnsi" w:hAnsiTheme="minorHAnsi" w:cstheme="minorBidi"/>
          <w:b/>
          <w:bCs/>
          <w:color w:val="000000" w:themeColor="text1"/>
          <w:spacing w:val="0"/>
          <w:kern w:val="2"/>
          <w:sz w:val="24"/>
          <w:szCs w:val="24"/>
        </w:rPr>
        <w:t xml:space="preserve"> HWDATA bus</w:t>
      </w:r>
      <w:r w:rsidRPr="00963668">
        <w:rPr>
          <w:rFonts w:asciiTheme="minorHAnsi" w:eastAsiaTheme="minorHAnsi" w:hAnsiTheme="minorHAnsi" w:cstheme="minorBidi"/>
          <w:color w:val="000000" w:themeColor="text1"/>
          <w:spacing w:val="0"/>
          <w:kern w:val="2"/>
          <w:sz w:val="24"/>
          <w:szCs w:val="24"/>
        </w:rPr>
        <w:t xml:space="preserve">, </w:t>
      </w:r>
      <w:r w:rsidRPr="002A1FBE">
        <w:rPr>
          <w:rFonts w:asciiTheme="minorHAnsi" w:eastAsiaTheme="minorHAnsi" w:hAnsiTheme="minorHAnsi" w:cstheme="minorBidi"/>
          <w:b/>
          <w:bCs/>
          <w:spacing w:val="0"/>
          <w:kern w:val="2"/>
          <w:sz w:val="24"/>
          <w:szCs w:val="24"/>
        </w:rPr>
        <w:t>this one</w:t>
      </w:r>
      <w:r w:rsidRPr="0023185F">
        <w:rPr>
          <w:rFonts w:asciiTheme="minorHAnsi" w:eastAsiaTheme="minorHAnsi" w:hAnsiTheme="minorHAnsi" w:cstheme="minorBidi"/>
          <w:spacing w:val="0"/>
          <w:kern w:val="2"/>
          <w:sz w:val="24"/>
          <w:szCs w:val="24"/>
        </w:rPr>
        <w:t xml:space="preserve"> covers the </w:t>
      </w:r>
      <w:r w:rsidRPr="00963668">
        <w:rPr>
          <w:rFonts w:asciiTheme="minorHAnsi" w:eastAsiaTheme="minorHAnsi" w:hAnsiTheme="minorHAnsi" w:cstheme="minorBidi"/>
          <w:b/>
          <w:bCs/>
          <w:spacing w:val="0"/>
          <w:kern w:val="2"/>
          <w:sz w:val="24"/>
          <w:szCs w:val="24"/>
        </w:rPr>
        <w:t xml:space="preserve">toggling data transition values of </w:t>
      </w:r>
      <w:r w:rsidR="002A1FBE" w:rsidRPr="00963668">
        <w:rPr>
          <w:rFonts w:asciiTheme="minorHAnsi" w:eastAsiaTheme="minorHAnsi" w:hAnsiTheme="minorHAnsi" w:cstheme="minorBidi"/>
          <w:b/>
          <w:bCs/>
          <w:spacing w:val="0"/>
          <w:kern w:val="2"/>
          <w:sz w:val="24"/>
          <w:szCs w:val="24"/>
        </w:rPr>
        <w:t xml:space="preserve">the </w:t>
      </w:r>
      <w:r w:rsidRPr="00963668">
        <w:rPr>
          <w:rFonts w:asciiTheme="minorHAnsi" w:eastAsiaTheme="minorHAnsi" w:hAnsiTheme="minorHAnsi" w:cstheme="minorBidi"/>
          <w:b/>
          <w:bCs/>
          <w:spacing w:val="0"/>
          <w:kern w:val="2"/>
          <w:sz w:val="24"/>
          <w:szCs w:val="24"/>
        </w:rPr>
        <w:t>bits</w:t>
      </w:r>
      <w:r w:rsidR="002A1FBE" w:rsidRPr="00963668">
        <w:rPr>
          <w:rFonts w:asciiTheme="minorHAnsi" w:eastAsiaTheme="minorHAnsi" w:hAnsiTheme="minorHAnsi" w:cstheme="minorBidi"/>
          <w:b/>
          <w:bCs/>
          <w:spacing w:val="0"/>
          <w:kern w:val="2"/>
          <w:sz w:val="24"/>
          <w:szCs w:val="24"/>
        </w:rPr>
        <w:t xml:space="preserve"> of</w:t>
      </w:r>
      <w:r w:rsidRPr="00963668">
        <w:rPr>
          <w:rFonts w:asciiTheme="minorHAnsi" w:eastAsiaTheme="minorHAnsi" w:hAnsiTheme="minorHAnsi" w:cstheme="minorBidi"/>
          <w:b/>
          <w:bCs/>
          <w:spacing w:val="0"/>
          <w:kern w:val="2"/>
          <w:sz w:val="24"/>
          <w:szCs w:val="24"/>
        </w:rPr>
        <w:t xml:space="preserve"> HWDATA </w:t>
      </w:r>
      <w:r w:rsidRPr="00963668">
        <w:rPr>
          <w:rFonts w:asciiTheme="minorHAnsi" w:eastAsiaTheme="minorHAnsi" w:hAnsiTheme="minorHAnsi" w:cstheme="minorBidi"/>
          <w:spacing w:val="0"/>
          <w:kern w:val="2"/>
          <w:sz w:val="24"/>
          <w:szCs w:val="24"/>
        </w:rPr>
        <w:t>bus</w:t>
      </w:r>
      <w:r w:rsidR="002A1FBE" w:rsidRPr="002A1FBE">
        <w:rPr>
          <w:rFonts w:asciiTheme="minorHAnsi" w:eastAsiaTheme="minorHAnsi" w:hAnsiTheme="minorHAnsi" w:cstheme="minorBidi"/>
          <w:spacing w:val="0"/>
          <w:kern w:val="2"/>
          <w:sz w:val="24"/>
          <w:szCs w:val="24"/>
        </w:rPr>
        <w:t>.</w:t>
      </w:r>
    </w:p>
    <w:p w14:paraId="67563C1E" w14:textId="129A01D6" w:rsidR="00E60D79" w:rsidRPr="00993E93" w:rsidRDefault="00E60D79" w:rsidP="00E60D79">
      <w:pPr>
        <w:pStyle w:val="Title"/>
        <w:numPr>
          <w:ilvl w:val="0"/>
          <w:numId w:val="10"/>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HWDATA_dt</w:t>
      </w:r>
      <w:r w:rsidR="00140AB4">
        <w:rPr>
          <w:rFonts w:asciiTheme="minorHAnsi" w:hAnsiTheme="minorHAnsi"/>
          <w:b/>
          <w:bCs/>
          <w:color w:val="C00000"/>
          <w:sz w:val="24"/>
          <w:szCs w:val="24"/>
          <w:highlight w:val="lightGray"/>
        </w:rPr>
        <w:t>_tog</w:t>
      </w:r>
      <w:r w:rsidRPr="00993E93">
        <w:rPr>
          <w:rFonts w:asciiTheme="minorHAnsi" w:hAnsiTheme="minorHAnsi"/>
          <w:b/>
          <w:bCs/>
          <w:color w:val="C00000"/>
          <w:sz w:val="24"/>
          <w:szCs w:val="24"/>
          <w:highlight w:val="lightGray"/>
        </w:rPr>
        <w:t>_cg</w:t>
      </w:r>
      <w:proofErr w:type="spellEnd"/>
      <w:r w:rsidRPr="00993E93">
        <w:rPr>
          <w:rFonts w:asciiTheme="minorHAnsi" w:hAnsiTheme="minorHAnsi"/>
          <w:b/>
          <w:bCs/>
          <w:color w:val="C00000"/>
          <w:sz w:val="24"/>
          <w:szCs w:val="24"/>
          <w:highlight w:val="lightGray"/>
        </w:rPr>
        <w:t xml:space="preserve">: </w:t>
      </w:r>
      <w:r w:rsidRPr="00993E93">
        <w:rPr>
          <w:rFonts w:asciiTheme="minorHAnsi" w:hAnsiTheme="minorHAnsi"/>
          <w:b/>
          <w:bCs/>
          <w:color w:val="000000" w:themeColor="text1"/>
          <w:sz w:val="24"/>
          <w:szCs w:val="24"/>
          <w:highlight w:val="lightGray"/>
        </w:rPr>
        <w:t>Covering the toggling of each bit of HWDATA</w:t>
      </w:r>
      <w:r w:rsidRPr="00993E93">
        <w:rPr>
          <w:rFonts w:asciiTheme="minorHAnsi" w:hAnsiTheme="minorHAnsi"/>
          <w:b/>
          <w:bCs/>
          <w:i/>
          <w:iCs/>
          <w:sz w:val="24"/>
          <w:szCs w:val="24"/>
          <w:highlight w:val="lightGray"/>
        </w:rPr>
        <w:t>.</w:t>
      </w:r>
    </w:p>
    <w:p w14:paraId="5FF35E55" w14:textId="7EEC314D" w:rsidR="00E60D79" w:rsidRDefault="00E60D79" w:rsidP="00E60D79">
      <w:pPr>
        <w:pStyle w:val="Title"/>
        <w:rPr>
          <w:rFonts w:asciiTheme="minorHAnsi" w:eastAsiaTheme="minorHAnsi" w:hAnsiTheme="minorHAnsi" w:cstheme="minorBidi"/>
          <w:b/>
          <w:bCs/>
          <w:spacing w:val="0"/>
          <w:kern w:val="2"/>
          <w:sz w:val="24"/>
          <w:szCs w:val="24"/>
        </w:rPr>
      </w:pPr>
      <w:r>
        <w:rPr>
          <w:noProof/>
        </w:rPr>
        <mc:AlternateContent>
          <mc:Choice Requires="wps">
            <w:drawing>
              <wp:anchor distT="0" distB="0" distL="114300" distR="114300" simplePos="0" relativeHeight="251658262" behindDoc="0" locked="0" layoutInCell="1" allowOverlap="1" wp14:anchorId="1F8D4C5C" wp14:editId="52D53832">
                <wp:simplePos x="0" y="0"/>
                <wp:positionH relativeFrom="column">
                  <wp:posOffset>22860</wp:posOffset>
                </wp:positionH>
                <wp:positionV relativeFrom="page">
                  <wp:posOffset>5604206</wp:posOffset>
                </wp:positionV>
                <wp:extent cx="6805930" cy="39370"/>
                <wp:effectExtent l="19050" t="19050" r="33020" b="36830"/>
                <wp:wrapNone/>
                <wp:docPr id="176864472" name="Straight Connector 15"/>
                <wp:cNvGraphicFramePr/>
                <a:graphic xmlns:a="http://schemas.openxmlformats.org/drawingml/2006/main">
                  <a:graphicData uri="http://schemas.microsoft.com/office/word/2010/wordprocessingShape">
                    <wps:wsp>
                      <wps:cNvCnPr/>
                      <wps:spPr>
                        <a:xfrm flipV="1">
                          <a:off x="0" y="0"/>
                          <a:ext cx="6805930" cy="39370"/>
                        </a:xfrm>
                        <a:prstGeom prst="line">
                          <a:avLst/>
                        </a:prstGeom>
                        <a:ln w="38100">
                          <a:solidFill>
                            <a:schemeClr val="tx2"/>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D531226" id="Straight Connector 15"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page" from="1.8pt,441.3pt" to="537.7pt,4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" strokecolor="#0e2841 [3215]" strokeweight="3pt">
                <v:stroke joinstyle="miter"/>
                <w10:wrap anchory="page"/>
              </v:line>
            </w:pict>
          </mc:Fallback>
        </mc:AlternateContent>
      </w:r>
      <w:r w:rsidR="005A7C8A">
        <w:rPr>
          <w:noProof/>
        </w:rPr>
        <w:drawing>
          <wp:anchor distT="0" distB="0" distL="114300" distR="114300" simplePos="0" relativeHeight="251658282" behindDoc="0" locked="0" layoutInCell="1" allowOverlap="1" wp14:anchorId="462C5560" wp14:editId="1DD53C19">
            <wp:simplePos x="0" y="0"/>
            <wp:positionH relativeFrom="column">
              <wp:posOffset>3658</wp:posOffset>
            </wp:positionH>
            <wp:positionV relativeFrom="page">
              <wp:posOffset>4535424</wp:posOffset>
            </wp:positionV>
            <wp:extent cx="6858000" cy="1021080"/>
            <wp:effectExtent l="0" t="0" r="0" b="7620"/>
            <wp:wrapNone/>
            <wp:docPr id="146170518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5185" name="Picture 1" descr="A close-up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858000" cy="1021080"/>
                    </a:xfrm>
                    <a:prstGeom prst="rect">
                      <a:avLst/>
                    </a:prstGeom>
                  </pic:spPr>
                </pic:pic>
              </a:graphicData>
            </a:graphic>
          </wp:anchor>
        </w:drawing>
      </w:r>
    </w:p>
    <w:p w14:paraId="18370EEC" w14:textId="67D8B07A" w:rsidR="0022775F" w:rsidRDefault="00963668" w:rsidP="00E60D79">
      <w:pPr>
        <w:pStyle w:val="Title"/>
        <w:rPr>
          <w:rFonts w:asciiTheme="minorHAnsi" w:eastAsiaTheme="minorHAnsi" w:hAnsiTheme="minorHAnsi" w:cstheme="minorBidi"/>
          <w:spacing w:val="0"/>
          <w:kern w:val="2"/>
          <w:sz w:val="28"/>
          <w:szCs w:val="28"/>
        </w:rPr>
      </w:pPr>
      <w:r w:rsidRPr="00E60D79">
        <w:rPr>
          <w:color w:val="C00000"/>
          <w:sz w:val="10"/>
          <w:szCs w:val="10"/>
        </w:rPr>
        <w:br/>
      </w:r>
      <w:r w:rsidRPr="00E60D79">
        <w:rPr>
          <w:rFonts w:asciiTheme="minorHAnsi" w:eastAsiaTheme="minorHAnsi" w:hAnsiTheme="minorHAnsi" w:cstheme="minorBidi"/>
          <w:b/>
          <w:bCs/>
          <w:spacing w:val="0"/>
          <w:kern w:val="2"/>
          <w:sz w:val="28"/>
          <w:szCs w:val="28"/>
        </w:rPr>
        <w:t xml:space="preserve">The next </w:t>
      </w:r>
      <w:r w:rsidR="00E60D79">
        <w:rPr>
          <w:rFonts w:asciiTheme="minorHAnsi" w:eastAsiaTheme="minorHAnsi" w:hAnsiTheme="minorHAnsi" w:cstheme="minorBidi"/>
          <w:b/>
          <w:bCs/>
          <w:spacing w:val="0"/>
          <w:kern w:val="2"/>
          <w:sz w:val="28"/>
          <w:szCs w:val="28"/>
        </w:rPr>
        <w:t>cover groups</w:t>
      </w:r>
      <w:r w:rsidRPr="00E60D79">
        <w:rPr>
          <w:rFonts w:asciiTheme="minorHAnsi" w:eastAsiaTheme="minorHAnsi" w:hAnsiTheme="minorHAnsi" w:cstheme="minorBidi"/>
          <w:b/>
          <w:bCs/>
          <w:spacing w:val="0"/>
          <w:kern w:val="2"/>
          <w:sz w:val="28"/>
          <w:szCs w:val="28"/>
        </w:rPr>
        <w:t xml:space="preserve"> do the same for different </w:t>
      </w:r>
      <w:proofErr w:type="gramStart"/>
      <w:r w:rsidRPr="00E60D79">
        <w:rPr>
          <w:rFonts w:asciiTheme="minorHAnsi" w:eastAsiaTheme="minorHAnsi" w:hAnsiTheme="minorHAnsi" w:cstheme="minorBidi"/>
          <w:b/>
          <w:bCs/>
          <w:spacing w:val="0"/>
          <w:kern w:val="2"/>
          <w:sz w:val="28"/>
          <w:szCs w:val="28"/>
        </w:rPr>
        <w:t>busses</w:t>
      </w:r>
      <w:proofErr w:type="gramEnd"/>
      <w:r w:rsidRPr="00E60D79">
        <w:rPr>
          <w:rFonts w:asciiTheme="minorHAnsi" w:eastAsiaTheme="minorHAnsi" w:hAnsiTheme="minorHAnsi" w:cstheme="minorBidi"/>
          <w:spacing w:val="0"/>
          <w:kern w:val="2"/>
          <w:sz w:val="28"/>
          <w:szCs w:val="28"/>
        </w:rPr>
        <w:t xml:space="preserve"> </w:t>
      </w:r>
    </w:p>
    <w:p w14:paraId="4C166300" w14:textId="17D6BD63" w:rsidR="00E60D79" w:rsidRDefault="00E60D79" w:rsidP="00E60D79">
      <w:pPr>
        <w:pStyle w:val="Title"/>
        <w:numPr>
          <w:ilvl w:val="0"/>
          <w:numId w:val="10"/>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HADDR_df</w:t>
      </w:r>
      <w:r w:rsidR="00140AB4">
        <w:rPr>
          <w:rFonts w:asciiTheme="minorHAnsi" w:hAnsiTheme="minorHAnsi"/>
          <w:b/>
          <w:bCs/>
          <w:color w:val="C00000"/>
          <w:sz w:val="24"/>
          <w:szCs w:val="24"/>
          <w:highlight w:val="lightGray"/>
        </w:rPr>
        <w:t>_tog</w:t>
      </w:r>
      <w:r w:rsidRPr="00993E93">
        <w:rPr>
          <w:rFonts w:asciiTheme="minorHAnsi" w:hAnsiTheme="minorHAnsi"/>
          <w:b/>
          <w:bCs/>
          <w:color w:val="C00000"/>
          <w:sz w:val="24"/>
          <w:szCs w:val="24"/>
          <w:highlight w:val="lightGray"/>
        </w:rPr>
        <w:t>_cg</w:t>
      </w:r>
      <w:proofErr w:type="spellEnd"/>
      <w:r w:rsidRPr="00993E93">
        <w:rPr>
          <w:rFonts w:asciiTheme="minorHAnsi" w:hAnsiTheme="minorHAnsi"/>
          <w:b/>
          <w:bCs/>
          <w:color w:val="C00000"/>
          <w:sz w:val="24"/>
          <w:szCs w:val="24"/>
          <w:highlight w:val="lightGray"/>
        </w:rPr>
        <w:t xml:space="preserve">: </w:t>
      </w:r>
      <w:r w:rsidRPr="00993E93">
        <w:rPr>
          <w:rFonts w:asciiTheme="minorHAnsi" w:hAnsiTheme="minorHAnsi"/>
          <w:b/>
          <w:bCs/>
          <w:color w:val="000000" w:themeColor="text1"/>
          <w:sz w:val="24"/>
          <w:szCs w:val="24"/>
          <w:highlight w:val="lightGray"/>
        </w:rPr>
        <w:t>Covering the toggling of each bit of HWDATA</w:t>
      </w:r>
      <w:r w:rsidRPr="00993E93">
        <w:rPr>
          <w:rFonts w:asciiTheme="minorHAnsi" w:hAnsiTheme="minorHAnsi"/>
          <w:b/>
          <w:bCs/>
          <w:i/>
          <w:iCs/>
          <w:sz w:val="24"/>
          <w:szCs w:val="24"/>
          <w:highlight w:val="lightGray"/>
        </w:rPr>
        <w:t>.</w:t>
      </w:r>
    </w:p>
    <w:p w14:paraId="7E190D1E" w14:textId="77777777" w:rsidR="005A7C8A" w:rsidRDefault="005A7C8A" w:rsidP="005A7C8A">
      <w:pPr>
        <w:rPr>
          <w:highlight w:val="lightGray"/>
        </w:rPr>
      </w:pPr>
    </w:p>
    <w:p w14:paraId="3DCC00B5" w14:textId="77777777" w:rsidR="005A7C8A" w:rsidRPr="005A7C8A" w:rsidRDefault="005A7C8A" w:rsidP="005A7C8A">
      <w:pPr>
        <w:rPr>
          <w:highlight w:val="lightGray"/>
        </w:rPr>
      </w:pPr>
    </w:p>
    <w:p w14:paraId="11E0C7A0" w14:textId="1305A115" w:rsidR="00E60D79" w:rsidRPr="00993E93" w:rsidRDefault="00E60D79" w:rsidP="00E60D79">
      <w:pPr>
        <w:pStyle w:val="Title"/>
        <w:numPr>
          <w:ilvl w:val="0"/>
          <w:numId w:val="10"/>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HADDR_dt</w:t>
      </w:r>
      <w:r w:rsidR="00140AB4">
        <w:rPr>
          <w:rFonts w:asciiTheme="minorHAnsi" w:hAnsiTheme="minorHAnsi"/>
          <w:b/>
          <w:bCs/>
          <w:color w:val="C00000"/>
          <w:sz w:val="24"/>
          <w:szCs w:val="24"/>
          <w:highlight w:val="lightGray"/>
        </w:rPr>
        <w:t>_tog</w:t>
      </w:r>
      <w:r w:rsidRPr="00993E93">
        <w:rPr>
          <w:rFonts w:asciiTheme="minorHAnsi" w:hAnsiTheme="minorHAnsi"/>
          <w:b/>
          <w:bCs/>
          <w:color w:val="C00000"/>
          <w:sz w:val="24"/>
          <w:szCs w:val="24"/>
          <w:highlight w:val="lightGray"/>
        </w:rPr>
        <w:t>_cg</w:t>
      </w:r>
      <w:proofErr w:type="spellEnd"/>
      <w:r w:rsidRPr="00993E93">
        <w:rPr>
          <w:rFonts w:asciiTheme="minorHAnsi" w:hAnsiTheme="minorHAnsi"/>
          <w:b/>
          <w:bCs/>
          <w:color w:val="C00000"/>
          <w:sz w:val="24"/>
          <w:szCs w:val="24"/>
          <w:highlight w:val="lightGray"/>
        </w:rPr>
        <w:t xml:space="preserve">: </w:t>
      </w:r>
      <w:r w:rsidRPr="00993E93">
        <w:rPr>
          <w:rFonts w:asciiTheme="minorHAnsi" w:hAnsiTheme="minorHAnsi"/>
          <w:b/>
          <w:bCs/>
          <w:color w:val="000000" w:themeColor="text1"/>
          <w:sz w:val="24"/>
          <w:szCs w:val="24"/>
          <w:highlight w:val="lightGray"/>
        </w:rPr>
        <w:t>Covering the toggling of each bit of HWDATA</w:t>
      </w:r>
      <w:r w:rsidRPr="00993E93">
        <w:rPr>
          <w:rFonts w:asciiTheme="minorHAnsi" w:hAnsiTheme="minorHAnsi"/>
          <w:b/>
          <w:bCs/>
          <w:i/>
          <w:iCs/>
          <w:sz w:val="24"/>
          <w:szCs w:val="24"/>
          <w:highlight w:val="lightGray"/>
        </w:rPr>
        <w:t>.</w:t>
      </w:r>
    </w:p>
    <w:p w14:paraId="775709AE" w14:textId="71DC8F07" w:rsidR="00E60D79" w:rsidRPr="00993E93" w:rsidRDefault="00E60D79" w:rsidP="00E60D79">
      <w:pPr>
        <w:pStyle w:val="Title"/>
        <w:numPr>
          <w:ilvl w:val="0"/>
          <w:numId w:val="10"/>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HSEL_df</w:t>
      </w:r>
      <w:r w:rsidR="00140AB4">
        <w:rPr>
          <w:rFonts w:asciiTheme="minorHAnsi" w:hAnsiTheme="minorHAnsi"/>
          <w:b/>
          <w:bCs/>
          <w:color w:val="C00000"/>
          <w:sz w:val="24"/>
          <w:szCs w:val="24"/>
          <w:highlight w:val="lightGray"/>
        </w:rPr>
        <w:t>_tog</w:t>
      </w:r>
      <w:r w:rsidRPr="00993E93">
        <w:rPr>
          <w:rFonts w:asciiTheme="minorHAnsi" w:hAnsiTheme="minorHAnsi"/>
          <w:b/>
          <w:bCs/>
          <w:color w:val="C00000"/>
          <w:sz w:val="24"/>
          <w:szCs w:val="24"/>
          <w:highlight w:val="lightGray"/>
        </w:rPr>
        <w:t>_cg</w:t>
      </w:r>
      <w:proofErr w:type="spellEnd"/>
      <w:r w:rsidRPr="00993E93">
        <w:rPr>
          <w:rFonts w:asciiTheme="minorHAnsi" w:hAnsiTheme="minorHAnsi"/>
          <w:b/>
          <w:bCs/>
          <w:color w:val="C00000"/>
          <w:sz w:val="24"/>
          <w:szCs w:val="24"/>
          <w:highlight w:val="lightGray"/>
        </w:rPr>
        <w:t xml:space="preserve">: </w:t>
      </w:r>
      <w:r w:rsidRPr="00993E93">
        <w:rPr>
          <w:rFonts w:asciiTheme="minorHAnsi" w:hAnsiTheme="minorHAnsi"/>
          <w:b/>
          <w:bCs/>
          <w:color w:val="000000" w:themeColor="text1"/>
          <w:sz w:val="24"/>
          <w:szCs w:val="24"/>
          <w:highlight w:val="lightGray"/>
        </w:rPr>
        <w:t>Covering the toggling of each bit of HWDATA</w:t>
      </w:r>
      <w:r w:rsidRPr="00993E93">
        <w:rPr>
          <w:rFonts w:asciiTheme="minorHAnsi" w:hAnsiTheme="minorHAnsi"/>
          <w:b/>
          <w:bCs/>
          <w:i/>
          <w:iCs/>
          <w:sz w:val="24"/>
          <w:szCs w:val="24"/>
          <w:highlight w:val="lightGray"/>
        </w:rPr>
        <w:t>.</w:t>
      </w:r>
    </w:p>
    <w:p w14:paraId="15467C2C" w14:textId="2D112B86" w:rsidR="00E60D79" w:rsidRDefault="00E60D79" w:rsidP="00E60D79">
      <w:pPr>
        <w:pStyle w:val="Title"/>
        <w:numPr>
          <w:ilvl w:val="0"/>
          <w:numId w:val="10"/>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HSEL_dt</w:t>
      </w:r>
      <w:r w:rsidR="00140AB4">
        <w:rPr>
          <w:rFonts w:asciiTheme="minorHAnsi" w:hAnsiTheme="minorHAnsi"/>
          <w:b/>
          <w:bCs/>
          <w:color w:val="C00000"/>
          <w:sz w:val="24"/>
          <w:szCs w:val="24"/>
          <w:highlight w:val="lightGray"/>
        </w:rPr>
        <w:t>_tog</w:t>
      </w:r>
      <w:r w:rsidRPr="00993E93">
        <w:rPr>
          <w:rFonts w:asciiTheme="minorHAnsi" w:hAnsiTheme="minorHAnsi"/>
          <w:b/>
          <w:bCs/>
          <w:color w:val="C00000"/>
          <w:sz w:val="24"/>
          <w:szCs w:val="24"/>
          <w:highlight w:val="lightGray"/>
        </w:rPr>
        <w:t>_cg</w:t>
      </w:r>
      <w:proofErr w:type="spellEnd"/>
      <w:r w:rsidRPr="00993E93">
        <w:rPr>
          <w:rFonts w:asciiTheme="minorHAnsi" w:hAnsiTheme="minorHAnsi"/>
          <w:b/>
          <w:bCs/>
          <w:color w:val="C00000"/>
          <w:sz w:val="24"/>
          <w:szCs w:val="24"/>
          <w:highlight w:val="lightGray"/>
        </w:rPr>
        <w:t xml:space="preserve">: </w:t>
      </w:r>
      <w:r w:rsidRPr="00993E93">
        <w:rPr>
          <w:rFonts w:asciiTheme="minorHAnsi" w:hAnsiTheme="minorHAnsi"/>
          <w:b/>
          <w:bCs/>
          <w:color w:val="000000" w:themeColor="text1"/>
          <w:sz w:val="24"/>
          <w:szCs w:val="24"/>
          <w:highlight w:val="lightGray"/>
        </w:rPr>
        <w:t>Covering the toggling of each bit of HWDATA</w:t>
      </w:r>
      <w:r w:rsidRPr="00993E93">
        <w:rPr>
          <w:rFonts w:asciiTheme="minorHAnsi" w:hAnsiTheme="minorHAnsi"/>
          <w:b/>
          <w:bCs/>
          <w:i/>
          <w:iCs/>
          <w:sz w:val="24"/>
          <w:szCs w:val="24"/>
          <w:highlight w:val="lightGray"/>
        </w:rPr>
        <w:t>.</w:t>
      </w:r>
    </w:p>
    <w:p w14:paraId="2AFF0AD0" w14:textId="77777777" w:rsidR="00B10EA3" w:rsidRDefault="00B10EA3" w:rsidP="00B10EA3">
      <w:pPr>
        <w:rPr>
          <w:highlight w:val="lightGray"/>
        </w:rPr>
      </w:pPr>
    </w:p>
    <w:p w14:paraId="00D5C181" w14:textId="77777777" w:rsidR="00B10EA3" w:rsidRDefault="00B10EA3" w:rsidP="00B10EA3">
      <w:pPr>
        <w:rPr>
          <w:highlight w:val="lightGray"/>
        </w:rPr>
      </w:pPr>
    </w:p>
    <w:p w14:paraId="2F4694DF" w14:textId="77777777" w:rsidR="00B10EA3" w:rsidRDefault="00B10EA3" w:rsidP="00B10EA3">
      <w:pPr>
        <w:rPr>
          <w:highlight w:val="lightGray"/>
        </w:rPr>
      </w:pPr>
    </w:p>
    <w:p w14:paraId="7DDDDF25" w14:textId="77777777" w:rsidR="00B10EA3" w:rsidRDefault="00B10EA3" w:rsidP="00B10EA3">
      <w:pPr>
        <w:rPr>
          <w:highlight w:val="lightGray"/>
        </w:rPr>
      </w:pPr>
    </w:p>
    <w:p w14:paraId="33863FD3" w14:textId="77777777" w:rsidR="00B10EA3" w:rsidRDefault="00B10EA3" w:rsidP="00B10EA3">
      <w:pPr>
        <w:rPr>
          <w:highlight w:val="lightGray"/>
        </w:rPr>
      </w:pPr>
    </w:p>
    <w:p w14:paraId="248373A6" w14:textId="77777777" w:rsidR="00B10EA3" w:rsidRDefault="00B10EA3" w:rsidP="00B10EA3">
      <w:pPr>
        <w:rPr>
          <w:highlight w:val="lightGray"/>
        </w:rPr>
      </w:pPr>
    </w:p>
    <w:p w14:paraId="1154CA19" w14:textId="77777777" w:rsidR="00B10EA3" w:rsidRDefault="00B10EA3" w:rsidP="00B10EA3">
      <w:pPr>
        <w:rPr>
          <w:highlight w:val="lightGray"/>
        </w:rPr>
      </w:pPr>
    </w:p>
    <w:p w14:paraId="4AD36E19" w14:textId="77777777" w:rsidR="00B10EA3" w:rsidRDefault="00B10EA3" w:rsidP="00B10EA3">
      <w:pPr>
        <w:rPr>
          <w:highlight w:val="lightGray"/>
        </w:rPr>
      </w:pPr>
    </w:p>
    <w:p w14:paraId="4F3899D7" w14:textId="77777777" w:rsidR="00B10EA3" w:rsidRPr="00B10EA3" w:rsidRDefault="00B10EA3" w:rsidP="00B10EA3">
      <w:pPr>
        <w:rPr>
          <w:highlight w:val="lightGray"/>
        </w:rPr>
      </w:pPr>
    </w:p>
    <w:p w14:paraId="099724B6" w14:textId="29B610DD" w:rsidR="005A7C8A" w:rsidRPr="00B10EA3" w:rsidRDefault="00B10EA3" w:rsidP="00B10EA3">
      <w:pPr>
        <w:spacing w:after="0"/>
        <w:jc w:val="center"/>
      </w:pPr>
      <w:r>
        <w:rPr>
          <w:noProof/>
        </w:rPr>
        <w:drawing>
          <wp:anchor distT="0" distB="0" distL="114300" distR="114300" simplePos="0" relativeHeight="251658283" behindDoc="0" locked="0" layoutInCell="1" allowOverlap="1" wp14:anchorId="5F698B2D" wp14:editId="6CE65368">
            <wp:simplePos x="0" y="0"/>
            <wp:positionH relativeFrom="column">
              <wp:posOffset>3658</wp:posOffset>
            </wp:positionH>
            <wp:positionV relativeFrom="page">
              <wp:posOffset>6539789</wp:posOffset>
            </wp:positionV>
            <wp:extent cx="6990080" cy="2779395"/>
            <wp:effectExtent l="0" t="0" r="1270" b="1905"/>
            <wp:wrapNone/>
            <wp:docPr id="53117842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78422" name="Picture 1" descr="A screenshot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990080" cy="2779395"/>
                    </a:xfrm>
                    <a:prstGeom prst="rect">
                      <a:avLst/>
                    </a:prstGeom>
                  </pic:spPr>
                </pic:pic>
              </a:graphicData>
            </a:graphic>
          </wp:anchor>
        </w:drawing>
      </w:r>
    </w:p>
    <w:p w14:paraId="774B9468" w14:textId="5643FEE9" w:rsidR="00232143" w:rsidRPr="00C06F70" w:rsidRDefault="00232143" w:rsidP="00232143">
      <w:pPr>
        <w:pStyle w:val="Title"/>
        <w:rPr>
          <w:color w:val="C00000"/>
          <w:sz w:val="40"/>
          <w:szCs w:val="40"/>
        </w:rPr>
      </w:pPr>
      <w:r w:rsidRPr="00DE23DC">
        <w:rPr>
          <w:color w:val="C00000"/>
          <w:sz w:val="40"/>
          <w:szCs w:val="40"/>
        </w:rPr>
        <w:lastRenderedPageBreak/>
        <w:t>Coverage Groups (cont.)</w:t>
      </w:r>
    </w:p>
    <w:p w14:paraId="01B39A94" w14:textId="6738EF83" w:rsidR="00B44317" w:rsidRDefault="00232143" w:rsidP="00B44317">
      <w:pPr>
        <w:rPr>
          <w:color w:val="FFFFFF" w:themeColor="background1"/>
        </w:rPr>
      </w:pPr>
      <w:r w:rsidRPr="005334F1">
        <w:rPr>
          <w:color w:val="FFFFFF" w:themeColor="background1"/>
          <w:highlight w:val="darkRed"/>
        </w:rPr>
        <w:t>Instance based cover groups</w:t>
      </w:r>
    </w:p>
    <w:p w14:paraId="3A3C2AA6" w14:textId="77777777" w:rsidR="0029459A" w:rsidRPr="00875406" w:rsidRDefault="00232143" w:rsidP="00232143">
      <w:pPr>
        <w:pStyle w:val="Title"/>
        <w:numPr>
          <w:ilvl w:val="0"/>
          <w:numId w:val="10"/>
        </w:numPr>
        <w:rPr>
          <w:rFonts w:asciiTheme="minorHAnsi" w:hAnsiTheme="minorHAnsi"/>
          <w:b/>
          <w:bCs/>
          <w:color w:val="000000" w:themeColor="text1"/>
          <w:sz w:val="24"/>
          <w:szCs w:val="24"/>
          <w:highlight w:val="lightGray"/>
        </w:rPr>
      </w:pPr>
      <w:proofErr w:type="spellStart"/>
      <w:r w:rsidRPr="00875406">
        <w:rPr>
          <w:rFonts w:asciiTheme="minorHAnsi" w:hAnsiTheme="minorHAnsi"/>
          <w:b/>
          <w:bCs/>
          <w:color w:val="C00000"/>
          <w:sz w:val="24"/>
          <w:szCs w:val="24"/>
          <w:highlight w:val="lightGray"/>
        </w:rPr>
        <w:t>HSIZE_dt_cg</w:t>
      </w:r>
      <w:proofErr w:type="spellEnd"/>
      <w:r w:rsidRPr="00875406">
        <w:rPr>
          <w:rFonts w:asciiTheme="minorHAnsi" w:hAnsiTheme="minorHAnsi"/>
          <w:b/>
          <w:bCs/>
          <w:color w:val="C00000"/>
          <w:sz w:val="24"/>
          <w:szCs w:val="24"/>
          <w:highlight w:val="lightGray"/>
        </w:rPr>
        <w:t xml:space="preserve">: </w:t>
      </w:r>
      <w:r w:rsidRPr="00875406">
        <w:rPr>
          <w:rFonts w:asciiTheme="minorHAnsi" w:hAnsiTheme="minorHAnsi"/>
          <w:b/>
          <w:bCs/>
          <w:color w:val="000000" w:themeColor="text1"/>
          <w:sz w:val="24"/>
          <w:szCs w:val="24"/>
          <w:highlight w:val="lightGray"/>
        </w:rPr>
        <w:t>Covering the transitions of the HSIZE input values</w:t>
      </w:r>
      <w:r w:rsidR="00A85E6A" w:rsidRPr="00875406">
        <w:rPr>
          <w:rFonts w:asciiTheme="minorHAnsi" w:hAnsiTheme="minorHAnsi"/>
          <w:b/>
          <w:bCs/>
          <w:color w:val="000000" w:themeColor="text1"/>
          <w:sz w:val="24"/>
          <w:szCs w:val="24"/>
          <w:highlight w:val="lightGray"/>
        </w:rPr>
        <w:t>.</w:t>
      </w:r>
    </w:p>
    <w:p w14:paraId="096BA298" w14:textId="77777777" w:rsidR="0029459A" w:rsidRDefault="0029459A" w:rsidP="0029459A">
      <w:pPr>
        <w:pStyle w:val="Title"/>
        <w:ind w:left="360"/>
        <w:rPr>
          <w:rFonts w:asciiTheme="minorHAnsi" w:hAnsiTheme="minorHAnsi"/>
          <w:b/>
          <w:bCs/>
          <w:color w:val="C00000"/>
          <w:sz w:val="24"/>
          <w:szCs w:val="24"/>
          <w:highlight w:val="darkGray"/>
        </w:rPr>
      </w:pPr>
    </w:p>
    <w:p w14:paraId="0848E250" w14:textId="7FECA7A2" w:rsidR="00175AA8" w:rsidRPr="00D926A1" w:rsidRDefault="00A85E6A" w:rsidP="00D926A1">
      <w:pPr>
        <w:pStyle w:val="Title"/>
        <w:rPr>
          <w:rFonts w:asciiTheme="minorHAnsi" w:hAnsiTheme="minorHAnsi"/>
          <w:color w:val="000000" w:themeColor="text1"/>
          <w:sz w:val="22"/>
          <w:szCs w:val="22"/>
        </w:rPr>
      </w:pPr>
      <w:r w:rsidRPr="006E6595">
        <w:rPr>
          <w:rFonts w:asciiTheme="minorHAnsi" w:hAnsiTheme="minorHAnsi"/>
          <w:color w:val="000000" w:themeColor="text1"/>
          <w:sz w:val="22"/>
          <w:szCs w:val="22"/>
        </w:rPr>
        <w:t>This one is a</w:t>
      </w:r>
      <w:r w:rsidR="0029459A" w:rsidRPr="006E6595">
        <w:rPr>
          <w:rFonts w:asciiTheme="minorHAnsi" w:hAnsiTheme="minorHAnsi"/>
          <w:color w:val="000000" w:themeColor="text1"/>
          <w:sz w:val="22"/>
          <w:szCs w:val="22"/>
        </w:rPr>
        <w:t xml:space="preserve"> </w:t>
      </w:r>
      <w:r w:rsidRPr="006E6595">
        <w:rPr>
          <w:rFonts w:asciiTheme="minorHAnsi" w:hAnsiTheme="minorHAnsi"/>
          <w:color w:val="000000" w:themeColor="text1"/>
          <w:sz w:val="22"/>
          <w:szCs w:val="22"/>
        </w:rPr>
        <w:t>bit  tricky, s</w:t>
      </w:r>
      <w:r w:rsidR="0029459A" w:rsidRPr="006E6595">
        <w:rPr>
          <w:rFonts w:asciiTheme="minorHAnsi" w:hAnsiTheme="minorHAnsi"/>
          <w:color w:val="000000" w:themeColor="text1"/>
          <w:sz w:val="22"/>
          <w:szCs w:val="22"/>
        </w:rPr>
        <w:t>ince</w:t>
      </w:r>
      <w:r w:rsidRPr="006E6595">
        <w:rPr>
          <w:rFonts w:asciiTheme="minorHAnsi" w:hAnsiTheme="minorHAnsi"/>
          <w:color w:val="000000" w:themeColor="text1"/>
          <w:sz w:val="22"/>
          <w:szCs w:val="22"/>
        </w:rPr>
        <w:t xml:space="preserve"> </w:t>
      </w:r>
      <w:r w:rsidRPr="006E6595">
        <w:rPr>
          <w:rFonts w:asciiTheme="minorHAnsi" w:hAnsiTheme="minorHAnsi"/>
          <w:b/>
          <w:bCs/>
          <w:color w:val="000000" w:themeColor="text1"/>
          <w:sz w:val="22"/>
          <w:szCs w:val="22"/>
        </w:rPr>
        <w:t xml:space="preserve">HSIZE can take values up to 7, which in turn forces HWDATA &amp; HRDATA to WRITE &amp; READ </w:t>
      </w:r>
      <w:r w:rsidR="0029459A" w:rsidRPr="006E6595">
        <w:rPr>
          <w:rFonts w:asciiTheme="minorHAnsi" w:hAnsiTheme="minorHAnsi"/>
          <w:b/>
          <w:bCs/>
          <w:color w:val="000000" w:themeColor="text1"/>
          <w:sz w:val="22"/>
          <w:szCs w:val="22"/>
        </w:rPr>
        <w:t>up to</w:t>
      </w:r>
      <w:r w:rsidRPr="006E6595">
        <w:rPr>
          <w:rFonts w:asciiTheme="minorHAnsi" w:hAnsiTheme="minorHAnsi"/>
          <w:b/>
          <w:bCs/>
          <w:color w:val="000000" w:themeColor="text1"/>
          <w:sz w:val="22"/>
          <w:szCs w:val="22"/>
        </w:rPr>
        <w:t xml:space="preserve"> 1024 bits of data (depending on the configuration), so for example, HSIZE being 7 while the bus is configured to bit width of 512 would </w:t>
      </w:r>
      <w:r w:rsidR="00140AB4" w:rsidRPr="006E6595">
        <w:rPr>
          <w:rFonts w:asciiTheme="minorHAnsi" w:hAnsiTheme="minorHAnsi"/>
          <w:b/>
          <w:bCs/>
          <w:color w:val="000000" w:themeColor="text1"/>
          <w:sz w:val="22"/>
          <w:szCs w:val="22"/>
        </w:rPr>
        <w:t>ruin the functional coverage</w:t>
      </w:r>
      <w:r w:rsidRPr="006E6595">
        <w:rPr>
          <w:rFonts w:asciiTheme="minorHAnsi" w:hAnsiTheme="minorHAnsi"/>
          <w:color w:val="000000" w:themeColor="text1"/>
          <w:sz w:val="22"/>
          <w:szCs w:val="22"/>
        </w:rPr>
        <w:t>, therefore, HSIZE</w:t>
      </w:r>
      <w:r w:rsidR="006567E9" w:rsidRPr="006E6595">
        <w:rPr>
          <w:rFonts w:asciiTheme="minorHAnsi" w:hAnsiTheme="minorHAnsi"/>
          <w:color w:val="000000" w:themeColor="text1"/>
          <w:sz w:val="22"/>
          <w:szCs w:val="22"/>
        </w:rPr>
        <w:t>’s</w:t>
      </w:r>
      <w:r w:rsidRPr="006E6595">
        <w:rPr>
          <w:rFonts w:asciiTheme="minorHAnsi" w:hAnsiTheme="minorHAnsi"/>
          <w:color w:val="000000" w:themeColor="text1"/>
          <w:sz w:val="22"/>
          <w:szCs w:val="22"/>
        </w:rPr>
        <w:t xml:space="preserve"> </w:t>
      </w:r>
      <w:r w:rsidR="006567E9" w:rsidRPr="006E6595">
        <w:rPr>
          <w:rFonts w:asciiTheme="minorHAnsi" w:hAnsiTheme="minorHAnsi"/>
          <w:color w:val="000000" w:themeColor="text1"/>
          <w:sz w:val="22"/>
          <w:szCs w:val="22"/>
        </w:rPr>
        <w:t xml:space="preserve">array of instances width of the </w:t>
      </w:r>
      <w:r w:rsidR="00175AA8" w:rsidRPr="006E6595">
        <w:rPr>
          <w:rFonts w:asciiTheme="minorHAnsi" w:hAnsiTheme="minorHAnsi"/>
          <w:color w:val="000000" w:themeColor="text1"/>
          <w:sz w:val="22"/>
          <w:szCs w:val="22"/>
        </w:rPr>
        <w:t>cover group</w:t>
      </w:r>
      <w:r w:rsidRPr="006E6595">
        <w:rPr>
          <w:rFonts w:asciiTheme="minorHAnsi" w:hAnsiTheme="minorHAnsi"/>
          <w:color w:val="000000" w:themeColor="text1"/>
          <w:sz w:val="22"/>
          <w:szCs w:val="22"/>
        </w:rPr>
        <w:t xml:space="preserve"> is also controlled by the HWDATA_WIDTH configuration.</w:t>
      </w:r>
    </w:p>
    <w:p w14:paraId="75C4F2C9" w14:textId="77777777" w:rsidR="00B10EA3" w:rsidRPr="006E6595" w:rsidRDefault="00175AA8" w:rsidP="00175AA8">
      <w:pPr>
        <w:pStyle w:val="ListParagraph"/>
        <w:numPr>
          <w:ilvl w:val="0"/>
          <w:numId w:val="25"/>
        </w:numPr>
        <w:spacing w:after="0"/>
        <w:ind w:left="142"/>
        <w:rPr>
          <w:sz w:val="22"/>
          <w:szCs w:val="22"/>
          <w:highlight w:val="lightGray"/>
        </w:rPr>
      </w:pPr>
      <w:r w:rsidRPr="006E6595">
        <w:rPr>
          <w:sz w:val="22"/>
          <w:szCs w:val="22"/>
          <w:highlight w:val="lightGray"/>
        </w:rPr>
        <w:t>Making the cover group body:</w:t>
      </w:r>
    </w:p>
    <w:p w14:paraId="4AE8825E" w14:textId="4CE1FEAA" w:rsidR="00175AA8" w:rsidRDefault="006E5165" w:rsidP="00B10EA3">
      <w:pPr>
        <w:pStyle w:val="ListParagraph"/>
        <w:spacing w:after="0"/>
        <w:ind w:left="142"/>
        <w:jc w:val="center"/>
        <w:rPr>
          <w:highlight w:val="lightGray"/>
        </w:rPr>
      </w:pPr>
      <w:r>
        <w:rPr>
          <w:noProof/>
        </w:rPr>
        <w:drawing>
          <wp:inline distT="0" distB="0" distL="0" distR="0" wp14:anchorId="7F1777C3" wp14:editId="0EA9F1A8">
            <wp:extent cx="5086350" cy="1273000"/>
            <wp:effectExtent l="0" t="0" r="6350" b="3810"/>
            <wp:docPr id="4820369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696" name="Picture 1" descr="A computer code with colorful text&#10;&#10;AI-generated content may be incorrect."/>
                    <pic:cNvPicPr/>
                  </pic:nvPicPr>
                  <pic:blipFill>
                    <a:blip r:embed="rId24"/>
                    <a:stretch>
                      <a:fillRect/>
                    </a:stretch>
                  </pic:blipFill>
                  <pic:spPr>
                    <a:xfrm>
                      <a:off x="0" y="0"/>
                      <a:ext cx="5086350" cy="1273000"/>
                    </a:xfrm>
                    <a:prstGeom prst="rect">
                      <a:avLst/>
                    </a:prstGeom>
                  </pic:spPr>
                </pic:pic>
              </a:graphicData>
            </a:graphic>
          </wp:inline>
        </w:drawing>
      </w:r>
    </w:p>
    <w:p w14:paraId="5ECE85F8" w14:textId="77777777" w:rsidR="00B10EA3" w:rsidRPr="00175AA8" w:rsidRDefault="00B10EA3" w:rsidP="00B10EA3">
      <w:pPr>
        <w:pStyle w:val="ListParagraph"/>
        <w:spacing w:after="0"/>
        <w:ind w:left="142"/>
        <w:jc w:val="center"/>
        <w:rPr>
          <w:highlight w:val="lightGray"/>
        </w:rPr>
      </w:pPr>
    </w:p>
    <w:p w14:paraId="45A8309C" w14:textId="2A38A399" w:rsidR="00175AA8" w:rsidRPr="006E6595" w:rsidRDefault="00175AA8" w:rsidP="00175AA8">
      <w:pPr>
        <w:pStyle w:val="ListParagraph"/>
        <w:numPr>
          <w:ilvl w:val="0"/>
          <w:numId w:val="25"/>
        </w:numPr>
        <w:spacing w:after="0"/>
        <w:ind w:left="142"/>
        <w:rPr>
          <w:sz w:val="22"/>
          <w:szCs w:val="22"/>
          <w:highlight w:val="lightGray"/>
        </w:rPr>
      </w:pPr>
      <w:r w:rsidRPr="006E6595">
        <w:rPr>
          <w:sz w:val="22"/>
          <w:szCs w:val="22"/>
          <w:highlight w:val="lightGray"/>
        </w:rPr>
        <w:t>Making the array of instances for each possible value of HSIZE:</w:t>
      </w:r>
    </w:p>
    <w:p w14:paraId="58B4DB14" w14:textId="28C621EE" w:rsidR="00175AA8" w:rsidRPr="00175AA8" w:rsidRDefault="006E5165" w:rsidP="006E5165">
      <w:pPr>
        <w:spacing w:after="0" w:line="480" w:lineRule="auto"/>
        <w:ind w:left="-218"/>
        <w:jc w:val="center"/>
        <w:rPr>
          <w:highlight w:val="lightGray"/>
        </w:rPr>
      </w:pPr>
      <w:r>
        <w:rPr>
          <w:noProof/>
        </w:rPr>
        <w:drawing>
          <wp:inline distT="0" distB="0" distL="0" distR="0" wp14:anchorId="5410711D" wp14:editId="119F8C00">
            <wp:extent cx="4857750" cy="248285"/>
            <wp:effectExtent l="0" t="0" r="0" b="0"/>
            <wp:docPr id="73290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1012" name=""/>
                    <pic:cNvPicPr/>
                  </pic:nvPicPr>
                  <pic:blipFill>
                    <a:blip r:embed="rId25"/>
                    <a:stretch>
                      <a:fillRect/>
                    </a:stretch>
                  </pic:blipFill>
                  <pic:spPr>
                    <a:xfrm>
                      <a:off x="0" y="0"/>
                      <a:ext cx="4937758" cy="252374"/>
                    </a:xfrm>
                    <a:prstGeom prst="rect">
                      <a:avLst/>
                    </a:prstGeom>
                  </pic:spPr>
                </pic:pic>
              </a:graphicData>
            </a:graphic>
          </wp:inline>
        </w:drawing>
      </w:r>
    </w:p>
    <w:p w14:paraId="777AD06B" w14:textId="06F38F5A" w:rsidR="00175AA8" w:rsidRPr="006E6595" w:rsidRDefault="00175AA8" w:rsidP="00175AA8">
      <w:pPr>
        <w:pStyle w:val="ListParagraph"/>
        <w:numPr>
          <w:ilvl w:val="0"/>
          <w:numId w:val="25"/>
        </w:numPr>
        <w:spacing w:after="0"/>
        <w:ind w:left="142"/>
        <w:rPr>
          <w:sz w:val="22"/>
          <w:szCs w:val="22"/>
          <w:highlight w:val="lightGray"/>
        </w:rPr>
      </w:pPr>
      <w:r w:rsidRPr="006E6595">
        <w:rPr>
          <w:sz w:val="22"/>
          <w:szCs w:val="22"/>
          <w:highlight w:val="lightGray"/>
        </w:rPr>
        <w:t xml:space="preserve">Construct each instance with the value of </w:t>
      </w:r>
      <w:proofErr w:type="spellStart"/>
      <w:r w:rsidRPr="006E6595">
        <w:rPr>
          <w:sz w:val="22"/>
          <w:szCs w:val="22"/>
          <w:highlight w:val="lightGray"/>
        </w:rPr>
        <w:t>i</w:t>
      </w:r>
      <w:proofErr w:type="spellEnd"/>
      <w:r w:rsidRPr="006E6595">
        <w:rPr>
          <w:sz w:val="22"/>
          <w:szCs w:val="22"/>
          <w:highlight w:val="lightGray"/>
        </w:rPr>
        <w:t xml:space="preserve"> being the predeterminant to all the possible values of HSIZE:</w:t>
      </w:r>
    </w:p>
    <w:p w14:paraId="4C712D12" w14:textId="232435D1" w:rsidR="00175AA8" w:rsidRPr="00175AA8" w:rsidRDefault="006E5165" w:rsidP="006E5165">
      <w:pPr>
        <w:spacing w:after="0" w:line="480" w:lineRule="auto"/>
        <w:ind w:left="-218"/>
        <w:jc w:val="center"/>
        <w:rPr>
          <w:highlight w:val="lightGray"/>
        </w:rPr>
      </w:pPr>
      <w:r>
        <w:rPr>
          <w:noProof/>
        </w:rPr>
        <w:drawing>
          <wp:inline distT="0" distB="0" distL="0" distR="0" wp14:anchorId="3F316173" wp14:editId="0E1E2A9E">
            <wp:extent cx="4940300" cy="161932"/>
            <wp:effectExtent l="0" t="0" r="0" b="9525"/>
            <wp:docPr id="200499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97176" name=""/>
                    <pic:cNvPicPr/>
                  </pic:nvPicPr>
                  <pic:blipFill>
                    <a:blip r:embed="rId26"/>
                    <a:stretch>
                      <a:fillRect/>
                    </a:stretch>
                  </pic:blipFill>
                  <pic:spPr>
                    <a:xfrm>
                      <a:off x="0" y="0"/>
                      <a:ext cx="5181816" cy="169848"/>
                    </a:xfrm>
                    <a:prstGeom prst="rect">
                      <a:avLst/>
                    </a:prstGeom>
                  </pic:spPr>
                </pic:pic>
              </a:graphicData>
            </a:graphic>
          </wp:inline>
        </w:drawing>
      </w:r>
    </w:p>
    <w:p w14:paraId="3D9A7DA6" w14:textId="652F9F16" w:rsidR="00175AA8" w:rsidRPr="006E6595" w:rsidRDefault="00175AA8" w:rsidP="00175AA8">
      <w:pPr>
        <w:pStyle w:val="ListParagraph"/>
        <w:numPr>
          <w:ilvl w:val="0"/>
          <w:numId w:val="25"/>
        </w:numPr>
        <w:spacing w:after="0"/>
        <w:ind w:left="142"/>
        <w:rPr>
          <w:sz w:val="22"/>
          <w:szCs w:val="22"/>
          <w:highlight w:val="lightGray"/>
        </w:rPr>
      </w:pPr>
      <w:r w:rsidRPr="006E6595">
        <w:rPr>
          <w:sz w:val="22"/>
          <w:szCs w:val="22"/>
          <w:highlight w:val="lightGray"/>
        </w:rPr>
        <w:t>Sample each time the write function is called in the coverage collector:</w:t>
      </w:r>
    </w:p>
    <w:p w14:paraId="3AB09E71" w14:textId="7963E29E" w:rsidR="00175AA8" w:rsidRDefault="006E5165" w:rsidP="00B10EA3">
      <w:pPr>
        <w:spacing w:after="0"/>
        <w:ind w:left="-218"/>
        <w:jc w:val="center"/>
        <w:rPr>
          <w:highlight w:val="lightGray"/>
        </w:rPr>
      </w:pPr>
      <w:r>
        <w:rPr>
          <w:noProof/>
        </w:rPr>
        <w:drawing>
          <wp:inline distT="0" distB="0" distL="0" distR="0" wp14:anchorId="1E40069D" wp14:editId="1376DBC3">
            <wp:extent cx="4931596" cy="203200"/>
            <wp:effectExtent l="0" t="0" r="2540" b="6350"/>
            <wp:docPr id="180686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7507" name=""/>
                    <pic:cNvPicPr/>
                  </pic:nvPicPr>
                  <pic:blipFill>
                    <a:blip r:embed="rId27"/>
                    <a:stretch>
                      <a:fillRect/>
                    </a:stretch>
                  </pic:blipFill>
                  <pic:spPr>
                    <a:xfrm>
                      <a:off x="0" y="0"/>
                      <a:ext cx="5280140" cy="217561"/>
                    </a:xfrm>
                    <a:prstGeom prst="rect">
                      <a:avLst/>
                    </a:prstGeom>
                  </pic:spPr>
                </pic:pic>
              </a:graphicData>
            </a:graphic>
          </wp:inline>
        </w:drawing>
      </w:r>
    </w:p>
    <w:p w14:paraId="46BE521C" w14:textId="77777777" w:rsidR="00B44317" w:rsidRDefault="00144F3E" w:rsidP="00B44317">
      <w:pPr>
        <w:spacing w:after="0"/>
        <w:ind w:left="-218"/>
        <w:jc w:val="center"/>
        <w:rPr>
          <w:b/>
          <w:bCs/>
          <w:sz w:val="22"/>
          <w:szCs w:val="22"/>
        </w:rPr>
      </w:pPr>
      <w:r>
        <w:rPr>
          <w:noProof/>
        </w:rPr>
        <mc:AlternateContent>
          <mc:Choice Requires="wps">
            <w:drawing>
              <wp:anchor distT="0" distB="0" distL="114300" distR="114300" simplePos="0" relativeHeight="251658289" behindDoc="0" locked="0" layoutInCell="1" allowOverlap="1" wp14:anchorId="3C3BFC5A" wp14:editId="38166BA1">
                <wp:simplePos x="0" y="0"/>
                <wp:positionH relativeFrom="margin">
                  <wp:align>left</wp:align>
                </wp:positionH>
                <wp:positionV relativeFrom="page">
                  <wp:posOffset>6108700</wp:posOffset>
                </wp:positionV>
                <wp:extent cx="6786880" cy="19050"/>
                <wp:effectExtent l="19050" t="19050" r="33020" b="19050"/>
                <wp:wrapNone/>
                <wp:docPr id="771639608" name="Straight Connector 15"/>
                <wp:cNvGraphicFramePr/>
                <a:graphic xmlns:a="http://schemas.openxmlformats.org/drawingml/2006/main">
                  <a:graphicData uri="http://schemas.microsoft.com/office/word/2010/wordprocessingShape">
                    <wps:wsp>
                      <wps:cNvCnPr/>
                      <wps:spPr>
                        <a:xfrm flipV="1">
                          <a:off x="0" y="0"/>
                          <a:ext cx="6786880" cy="19050"/>
                        </a:xfrm>
                        <a:prstGeom prst="line">
                          <a:avLst/>
                        </a:prstGeom>
                        <a:ln w="38100">
                          <a:solidFill>
                            <a:schemeClr val="tx2"/>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89523" id="Straight Connector 15" o:spid="_x0000_s1026" style="position:absolute;flip:y;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81pt" to="534.4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" strokecolor="#0e2841 [3215]" strokeweight="3pt">
                <v:stroke joinstyle="miter"/>
                <w10:wrap anchorx="margin" anchory="page"/>
              </v:line>
            </w:pict>
          </mc:Fallback>
        </mc:AlternateContent>
      </w:r>
    </w:p>
    <w:p w14:paraId="736F4CFA" w14:textId="60E83175" w:rsidR="00144F3E" w:rsidRPr="00B44317" w:rsidRDefault="00144F3E" w:rsidP="00B44317">
      <w:pPr>
        <w:spacing w:after="0"/>
        <w:ind w:left="-218"/>
        <w:jc w:val="center"/>
        <w:rPr>
          <w:highlight w:val="lightGray"/>
        </w:rPr>
      </w:pPr>
      <w:r w:rsidRPr="00B44317">
        <w:rPr>
          <w:b/>
          <w:bCs/>
          <w:sz w:val="22"/>
          <w:szCs w:val="22"/>
        </w:rPr>
        <w:t xml:space="preserve">The </w:t>
      </w:r>
      <w:r w:rsidRPr="00B44317">
        <w:rPr>
          <w:b/>
          <w:bCs/>
          <w:color w:val="000000" w:themeColor="text1"/>
          <w:sz w:val="22"/>
          <w:szCs w:val="22"/>
        </w:rPr>
        <w:t>previous cover</w:t>
      </w:r>
      <w:r w:rsidRPr="00B44317">
        <w:rPr>
          <w:color w:val="000000" w:themeColor="text1"/>
          <w:sz w:val="22"/>
          <w:szCs w:val="22"/>
        </w:rPr>
        <w:t xml:space="preserve"> group covered the</w:t>
      </w:r>
      <w:r w:rsidRPr="00B44317">
        <w:rPr>
          <w:b/>
          <w:bCs/>
          <w:color w:val="000000" w:themeColor="text1"/>
          <w:sz w:val="22"/>
          <w:szCs w:val="22"/>
        </w:rPr>
        <w:t xml:space="preserve"> data </w:t>
      </w:r>
      <w:r w:rsidR="00DE2B01" w:rsidRPr="00B44317">
        <w:rPr>
          <w:b/>
          <w:bCs/>
          <w:color w:val="000000" w:themeColor="text1"/>
          <w:sz w:val="22"/>
          <w:szCs w:val="22"/>
        </w:rPr>
        <w:t>transition</w:t>
      </w:r>
      <w:r w:rsidRPr="00B44317">
        <w:rPr>
          <w:b/>
          <w:bCs/>
          <w:color w:val="000000" w:themeColor="text1"/>
          <w:sz w:val="22"/>
          <w:szCs w:val="22"/>
        </w:rPr>
        <w:t xml:space="preserve"> values o</w:t>
      </w:r>
      <w:r w:rsidR="00DE2B01" w:rsidRPr="00B44317">
        <w:rPr>
          <w:b/>
          <w:bCs/>
          <w:color w:val="000000" w:themeColor="text1"/>
          <w:sz w:val="22"/>
          <w:szCs w:val="22"/>
        </w:rPr>
        <w:t>f HTRANS</w:t>
      </w:r>
      <w:r w:rsidRPr="00B44317">
        <w:rPr>
          <w:color w:val="000000" w:themeColor="text1"/>
          <w:sz w:val="22"/>
          <w:szCs w:val="22"/>
        </w:rPr>
        <w:t xml:space="preserve">, </w:t>
      </w:r>
      <w:r w:rsidRPr="00B44317">
        <w:rPr>
          <w:b/>
          <w:bCs/>
          <w:sz w:val="22"/>
          <w:szCs w:val="22"/>
        </w:rPr>
        <w:t>this one</w:t>
      </w:r>
      <w:r w:rsidRPr="00B44317">
        <w:rPr>
          <w:sz w:val="22"/>
          <w:szCs w:val="22"/>
        </w:rPr>
        <w:t xml:space="preserve"> covers the</w:t>
      </w:r>
      <w:r w:rsidRPr="00B44317">
        <w:rPr>
          <w:b/>
          <w:bCs/>
          <w:sz w:val="22"/>
          <w:szCs w:val="22"/>
        </w:rPr>
        <w:t xml:space="preserve"> data </w:t>
      </w:r>
      <w:r w:rsidR="00DE2B01" w:rsidRPr="00B44317">
        <w:rPr>
          <w:b/>
          <w:bCs/>
          <w:sz w:val="22"/>
          <w:szCs w:val="22"/>
        </w:rPr>
        <w:t>frame</w:t>
      </w:r>
      <w:r w:rsidRPr="00B44317">
        <w:rPr>
          <w:b/>
          <w:bCs/>
          <w:sz w:val="22"/>
          <w:szCs w:val="22"/>
        </w:rPr>
        <w:t xml:space="preserve"> values of </w:t>
      </w:r>
      <w:proofErr w:type="gramStart"/>
      <w:r w:rsidRPr="00B44317">
        <w:rPr>
          <w:b/>
          <w:bCs/>
          <w:sz w:val="22"/>
          <w:szCs w:val="22"/>
        </w:rPr>
        <w:t>the of</w:t>
      </w:r>
      <w:proofErr w:type="gramEnd"/>
      <w:r w:rsidRPr="00B44317">
        <w:rPr>
          <w:b/>
          <w:bCs/>
          <w:sz w:val="22"/>
          <w:szCs w:val="22"/>
        </w:rPr>
        <w:t xml:space="preserve"> </w:t>
      </w:r>
      <w:r w:rsidR="00DE2B01" w:rsidRPr="00B44317">
        <w:rPr>
          <w:b/>
          <w:bCs/>
          <w:sz w:val="22"/>
          <w:szCs w:val="22"/>
        </w:rPr>
        <w:t>HTRANS</w:t>
      </w:r>
      <w:r w:rsidRPr="00B44317">
        <w:rPr>
          <w:b/>
          <w:bCs/>
          <w:sz w:val="22"/>
          <w:szCs w:val="22"/>
        </w:rPr>
        <w:t xml:space="preserve"> </w:t>
      </w:r>
      <w:r w:rsidRPr="00B44317">
        <w:rPr>
          <w:sz w:val="22"/>
          <w:szCs w:val="22"/>
        </w:rPr>
        <w:t>bus.</w:t>
      </w:r>
    </w:p>
    <w:p w14:paraId="5851F90B" w14:textId="2F0DBB1D" w:rsidR="00144F3E" w:rsidRPr="00144F3E" w:rsidRDefault="000B1085" w:rsidP="00144F3E">
      <w:pPr>
        <w:pStyle w:val="Title"/>
        <w:numPr>
          <w:ilvl w:val="0"/>
          <w:numId w:val="10"/>
        </w:numPr>
        <w:rPr>
          <w:rFonts w:asciiTheme="minorHAnsi" w:hAnsiTheme="minorHAnsi"/>
          <w:b/>
          <w:bCs/>
          <w:i/>
          <w:iCs/>
          <w:sz w:val="24"/>
          <w:szCs w:val="24"/>
          <w:highlight w:val="lightGray"/>
        </w:rPr>
      </w:pPr>
      <w:proofErr w:type="spellStart"/>
      <w:r>
        <w:rPr>
          <w:rFonts w:asciiTheme="minorHAnsi" w:hAnsiTheme="minorHAnsi"/>
          <w:b/>
          <w:bCs/>
          <w:color w:val="C00000"/>
          <w:sz w:val="24"/>
          <w:szCs w:val="24"/>
          <w:highlight w:val="lightGray"/>
        </w:rPr>
        <w:t>HTRANS_</w:t>
      </w:r>
      <w:r w:rsidR="00144F3E" w:rsidRPr="00993E93">
        <w:rPr>
          <w:rFonts w:asciiTheme="minorHAnsi" w:hAnsiTheme="minorHAnsi"/>
          <w:b/>
          <w:bCs/>
          <w:color w:val="C00000"/>
          <w:sz w:val="24"/>
          <w:szCs w:val="24"/>
          <w:highlight w:val="lightGray"/>
        </w:rPr>
        <w:t>d</w:t>
      </w:r>
      <w:r>
        <w:rPr>
          <w:rFonts w:asciiTheme="minorHAnsi" w:hAnsiTheme="minorHAnsi"/>
          <w:b/>
          <w:bCs/>
          <w:color w:val="C00000"/>
          <w:sz w:val="24"/>
          <w:szCs w:val="24"/>
          <w:highlight w:val="lightGray"/>
        </w:rPr>
        <w:t>f</w:t>
      </w:r>
      <w:r w:rsidR="00144F3E" w:rsidRPr="00993E93">
        <w:rPr>
          <w:rFonts w:asciiTheme="minorHAnsi" w:hAnsiTheme="minorHAnsi"/>
          <w:b/>
          <w:bCs/>
          <w:color w:val="C00000"/>
          <w:sz w:val="24"/>
          <w:szCs w:val="24"/>
          <w:highlight w:val="lightGray"/>
        </w:rPr>
        <w:t>_cg</w:t>
      </w:r>
      <w:proofErr w:type="spellEnd"/>
      <w:r w:rsidR="00144F3E" w:rsidRPr="00993E93">
        <w:rPr>
          <w:rFonts w:asciiTheme="minorHAnsi" w:hAnsiTheme="minorHAnsi"/>
          <w:b/>
          <w:bCs/>
          <w:color w:val="C00000"/>
          <w:sz w:val="24"/>
          <w:szCs w:val="24"/>
          <w:highlight w:val="lightGray"/>
        </w:rPr>
        <w:t xml:space="preserve">: </w:t>
      </w:r>
      <w:r w:rsidR="00144F3E" w:rsidRPr="00993E93">
        <w:rPr>
          <w:rFonts w:asciiTheme="minorHAnsi" w:hAnsiTheme="minorHAnsi"/>
          <w:b/>
          <w:bCs/>
          <w:color w:val="000000" w:themeColor="text1"/>
          <w:sz w:val="24"/>
          <w:szCs w:val="24"/>
          <w:highlight w:val="lightGray"/>
        </w:rPr>
        <w:t>Covering the toggling of each bit of HWDATA</w:t>
      </w:r>
      <w:r w:rsidR="00144F3E" w:rsidRPr="00993E93">
        <w:rPr>
          <w:rFonts w:asciiTheme="minorHAnsi" w:hAnsiTheme="minorHAnsi"/>
          <w:b/>
          <w:bCs/>
          <w:i/>
          <w:iCs/>
          <w:sz w:val="24"/>
          <w:szCs w:val="24"/>
          <w:highlight w:val="lightGray"/>
        </w:rPr>
        <w:t>.</w:t>
      </w:r>
    </w:p>
    <w:p w14:paraId="0332D630" w14:textId="21642467" w:rsidR="00144F3E" w:rsidRDefault="00144F3E" w:rsidP="00B10EA3">
      <w:pPr>
        <w:spacing w:after="0"/>
        <w:ind w:left="-218"/>
        <w:jc w:val="center"/>
        <w:rPr>
          <w:highlight w:val="lightGray"/>
        </w:rPr>
      </w:pPr>
      <w:r>
        <w:rPr>
          <w:noProof/>
        </w:rPr>
        <w:drawing>
          <wp:inline distT="0" distB="0" distL="0" distR="0" wp14:anchorId="19D55611" wp14:editId="5F06E6A4">
            <wp:extent cx="5149850" cy="1636032"/>
            <wp:effectExtent l="0" t="0" r="0" b="2540"/>
            <wp:docPr id="210583469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4691" name="Picture 1" descr="A computer screen shot of text&#10;&#10;AI-generated content may be incorrect."/>
                    <pic:cNvPicPr/>
                  </pic:nvPicPr>
                  <pic:blipFill>
                    <a:blip r:embed="rId28"/>
                    <a:stretch>
                      <a:fillRect/>
                    </a:stretch>
                  </pic:blipFill>
                  <pic:spPr>
                    <a:xfrm>
                      <a:off x="0" y="0"/>
                      <a:ext cx="5173815" cy="1643645"/>
                    </a:xfrm>
                    <a:prstGeom prst="rect">
                      <a:avLst/>
                    </a:prstGeom>
                  </pic:spPr>
                </pic:pic>
              </a:graphicData>
            </a:graphic>
          </wp:inline>
        </w:drawing>
      </w:r>
    </w:p>
    <w:p w14:paraId="414CD3B0" w14:textId="77777777" w:rsidR="00B44317" w:rsidRDefault="00B44317" w:rsidP="00B10EA3">
      <w:pPr>
        <w:spacing w:after="0"/>
        <w:ind w:left="-218"/>
        <w:jc w:val="center"/>
        <w:rPr>
          <w:highlight w:val="lightGray"/>
        </w:rPr>
      </w:pPr>
    </w:p>
    <w:p w14:paraId="336C55D0" w14:textId="77777777" w:rsidR="00B44317" w:rsidRDefault="00B44317" w:rsidP="00B10EA3">
      <w:pPr>
        <w:spacing w:after="0"/>
        <w:ind w:left="-218"/>
        <w:jc w:val="center"/>
        <w:rPr>
          <w:highlight w:val="lightGray"/>
        </w:rPr>
      </w:pPr>
    </w:p>
    <w:p w14:paraId="2F4A7C73" w14:textId="77777777" w:rsidR="00DE2B01" w:rsidRDefault="00DE2B01" w:rsidP="00B10EA3">
      <w:pPr>
        <w:spacing w:after="0"/>
        <w:ind w:left="-218"/>
        <w:jc w:val="center"/>
      </w:pPr>
    </w:p>
    <w:p w14:paraId="6B08B1EF" w14:textId="77777777" w:rsidR="00B44317" w:rsidRDefault="00144F3E" w:rsidP="00B44317">
      <w:pPr>
        <w:spacing w:after="0"/>
        <w:ind w:left="-218"/>
        <w:rPr>
          <w:sz w:val="22"/>
          <w:szCs w:val="22"/>
        </w:rPr>
      </w:pPr>
      <w:r w:rsidRPr="00B44317">
        <w:rPr>
          <w:noProof/>
          <w:sz w:val="22"/>
          <w:szCs w:val="22"/>
        </w:rPr>
        <mc:AlternateContent>
          <mc:Choice Requires="wps">
            <w:drawing>
              <wp:anchor distT="0" distB="0" distL="114300" distR="114300" simplePos="0" relativeHeight="251658290" behindDoc="0" locked="0" layoutInCell="1" allowOverlap="1" wp14:anchorId="5BA2A445" wp14:editId="319C4F75">
                <wp:simplePos x="0" y="0"/>
                <wp:positionH relativeFrom="column">
                  <wp:posOffset>0</wp:posOffset>
                </wp:positionH>
                <wp:positionV relativeFrom="page">
                  <wp:posOffset>8578850</wp:posOffset>
                </wp:positionV>
                <wp:extent cx="6805930" cy="39370"/>
                <wp:effectExtent l="19050" t="19050" r="33020" b="36830"/>
                <wp:wrapNone/>
                <wp:docPr id="523413488" name="Straight Connector 15"/>
                <wp:cNvGraphicFramePr/>
                <a:graphic xmlns:a="http://schemas.openxmlformats.org/drawingml/2006/main">
                  <a:graphicData uri="http://schemas.microsoft.com/office/word/2010/wordprocessingShape">
                    <wps:wsp>
                      <wps:cNvCnPr/>
                      <wps:spPr>
                        <a:xfrm flipV="1">
                          <a:off x="0" y="0"/>
                          <a:ext cx="6805930" cy="39370"/>
                        </a:xfrm>
                        <a:prstGeom prst="line">
                          <a:avLst/>
                        </a:prstGeom>
                        <a:ln w="38100">
                          <a:solidFill>
                            <a:schemeClr val="tx2"/>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00DD5ED" id="Straight Connector 15"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page" from="0,675.5pt" to="535.9pt,6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" strokecolor="#0e2841 [3215]" strokeweight="3pt">
                <v:stroke joinstyle="miter"/>
                <w10:wrap anchory="page"/>
              </v:line>
            </w:pict>
          </mc:Fallback>
        </mc:AlternateContent>
      </w:r>
    </w:p>
    <w:p w14:paraId="3A0B756F" w14:textId="77777777" w:rsidR="00B44317" w:rsidRDefault="00B44317" w:rsidP="00B44317">
      <w:pPr>
        <w:spacing w:after="0"/>
        <w:ind w:left="-218"/>
        <w:rPr>
          <w:sz w:val="22"/>
          <w:szCs w:val="22"/>
        </w:rPr>
      </w:pPr>
    </w:p>
    <w:p w14:paraId="449A4F63" w14:textId="77777777" w:rsidR="00B44317" w:rsidRPr="00C06F70" w:rsidRDefault="00B44317" w:rsidP="00B44317">
      <w:pPr>
        <w:pStyle w:val="Title"/>
        <w:rPr>
          <w:color w:val="C00000"/>
          <w:sz w:val="40"/>
          <w:szCs w:val="40"/>
        </w:rPr>
      </w:pPr>
      <w:r w:rsidRPr="00DE23DC">
        <w:rPr>
          <w:color w:val="C00000"/>
          <w:sz w:val="40"/>
          <w:szCs w:val="40"/>
        </w:rPr>
        <w:lastRenderedPageBreak/>
        <w:t>Coverage Groups (cont.)</w:t>
      </w:r>
    </w:p>
    <w:p w14:paraId="6AF7EF0A" w14:textId="6FDD5410" w:rsidR="00B44317" w:rsidRPr="00B44317" w:rsidRDefault="00B44317" w:rsidP="00B44317">
      <w:pPr>
        <w:rPr>
          <w:color w:val="FFFFFF" w:themeColor="background1"/>
        </w:rPr>
      </w:pPr>
      <w:r w:rsidRPr="005334F1">
        <w:rPr>
          <w:color w:val="FFFFFF" w:themeColor="background1"/>
          <w:highlight w:val="darkRed"/>
        </w:rPr>
        <w:t>Instance based cover groups</w:t>
      </w:r>
    </w:p>
    <w:p w14:paraId="2882A694" w14:textId="134F7994" w:rsidR="00B44317" w:rsidRPr="00B44317" w:rsidRDefault="00B44317" w:rsidP="00B44317">
      <w:pPr>
        <w:spacing w:after="0"/>
        <w:ind w:left="-218"/>
        <w:rPr>
          <w:b/>
          <w:bCs/>
          <w:color w:val="0E2841" w:themeColor="text2"/>
          <w:sz w:val="22"/>
          <w:szCs w:val="22"/>
        </w:rPr>
      </w:pPr>
      <w:r w:rsidRPr="00B44317">
        <w:rPr>
          <w:b/>
          <w:bCs/>
          <w:color w:val="0E2841" w:themeColor="text2"/>
          <w:sz w:val="22"/>
          <w:szCs w:val="22"/>
        </w:rPr>
        <w:t xml:space="preserve">The next cover groups do the same for each of the following buses, each having their own </w:t>
      </w:r>
      <w:proofErr w:type="spellStart"/>
      <w:r w:rsidRPr="00B44317">
        <w:rPr>
          <w:b/>
          <w:bCs/>
          <w:color w:val="0E2841" w:themeColor="text2"/>
          <w:sz w:val="22"/>
          <w:szCs w:val="22"/>
        </w:rPr>
        <w:t>df</w:t>
      </w:r>
      <w:proofErr w:type="spellEnd"/>
      <w:r w:rsidRPr="00B44317">
        <w:rPr>
          <w:b/>
          <w:bCs/>
          <w:color w:val="0E2841" w:themeColor="text2"/>
          <w:sz w:val="22"/>
          <w:szCs w:val="22"/>
        </w:rPr>
        <w:t xml:space="preserve"> &amp; dt value cover points</w:t>
      </w:r>
    </w:p>
    <w:p w14:paraId="56BB67B4" w14:textId="64A4FCC9" w:rsidR="00412FC8" w:rsidRPr="00B44317" w:rsidRDefault="00412FC8" w:rsidP="00B44317">
      <w:pPr>
        <w:pStyle w:val="ListParagraph"/>
        <w:numPr>
          <w:ilvl w:val="0"/>
          <w:numId w:val="46"/>
        </w:numPr>
        <w:spacing w:after="0"/>
        <w:rPr>
          <w:b/>
          <w:bCs/>
          <w:i/>
          <w:iCs/>
          <w:highlight w:val="lightGray"/>
        </w:rPr>
      </w:pPr>
      <w:r w:rsidRPr="00B44317">
        <w:rPr>
          <w:b/>
          <w:bCs/>
          <w:color w:val="C00000"/>
          <w:highlight w:val="lightGray"/>
        </w:rPr>
        <w:t xml:space="preserve">HRESET_df_cg: </w:t>
      </w:r>
      <w:r w:rsidRPr="00B44317">
        <w:rPr>
          <w:b/>
          <w:bCs/>
          <w:color w:val="000000" w:themeColor="text1"/>
          <w:highlight w:val="lightGray"/>
        </w:rPr>
        <w:t xml:space="preserve">Covering the </w:t>
      </w:r>
      <w:r w:rsidR="002E115D" w:rsidRPr="00B44317">
        <w:rPr>
          <w:b/>
          <w:bCs/>
          <w:color w:val="000000" w:themeColor="text1"/>
          <w:highlight w:val="lightGray"/>
        </w:rPr>
        <w:t>data frame</w:t>
      </w:r>
      <w:r w:rsidRPr="00B44317">
        <w:rPr>
          <w:b/>
          <w:bCs/>
          <w:color w:val="000000" w:themeColor="text1"/>
          <w:highlight w:val="lightGray"/>
        </w:rPr>
        <w:t xml:space="preserve"> of each</w:t>
      </w:r>
      <w:r w:rsidR="002E115D" w:rsidRPr="00B44317">
        <w:rPr>
          <w:b/>
          <w:bCs/>
          <w:color w:val="000000" w:themeColor="text1"/>
          <w:highlight w:val="lightGray"/>
        </w:rPr>
        <w:t xml:space="preserve"> value for</w:t>
      </w:r>
      <w:r w:rsidRPr="00B44317">
        <w:rPr>
          <w:b/>
          <w:bCs/>
          <w:color w:val="000000" w:themeColor="text1"/>
          <w:highlight w:val="lightGray"/>
        </w:rPr>
        <w:t xml:space="preserve"> </w:t>
      </w:r>
      <w:proofErr w:type="spellStart"/>
      <w:r w:rsidR="002E115D" w:rsidRPr="00B44317">
        <w:rPr>
          <w:b/>
          <w:bCs/>
          <w:color w:val="000000" w:themeColor="text1"/>
          <w:highlight w:val="lightGray"/>
        </w:rPr>
        <w:t>HRESETn</w:t>
      </w:r>
      <w:proofErr w:type="spellEnd"/>
      <w:r w:rsidRPr="00B44317">
        <w:rPr>
          <w:b/>
          <w:bCs/>
          <w:i/>
          <w:iCs/>
          <w:highlight w:val="lightGray"/>
        </w:rPr>
        <w:t>.</w:t>
      </w:r>
    </w:p>
    <w:p w14:paraId="6E86480B" w14:textId="3439EAF6" w:rsidR="00412FC8" w:rsidRPr="00993E93" w:rsidRDefault="00412FC8" w:rsidP="00B44317">
      <w:pPr>
        <w:pStyle w:val="Title"/>
        <w:numPr>
          <w:ilvl w:val="0"/>
          <w:numId w:val="46"/>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w:t>
      </w:r>
      <w:r>
        <w:rPr>
          <w:rFonts w:asciiTheme="minorHAnsi" w:hAnsiTheme="minorHAnsi"/>
          <w:b/>
          <w:bCs/>
          <w:color w:val="C00000"/>
          <w:sz w:val="24"/>
          <w:szCs w:val="24"/>
          <w:highlight w:val="lightGray"/>
        </w:rPr>
        <w:t>TRANS</w:t>
      </w:r>
      <w:r w:rsidRPr="00993E93">
        <w:rPr>
          <w:rFonts w:asciiTheme="minorHAnsi" w:hAnsiTheme="minorHAnsi"/>
          <w:b/>
          <w:bCs/>
          <w:color w:val="C00000"/>
          <w:sz w:val="24"/>
          <w:szCs w:val="24"/>
          <w:highlight w:val="lightGray"/>
        </w:rPr>
        <w:t>_d</w:t>
      </w:r>
      <w:r>
        <w:rPr>
          <w:rFonts w:asciiTheme="minorHAnsi" w:hAnsiTheme="minorHAnsi"/>
          <w:b/>
          <w:bCs/>
          <w:color w:val="C00000"/>
          <w:sz w:val="24"/>
          <w:szCs w:val="24"/>
          <w:highlight w:val="lightGray"/>
        </w:rPr>
        <w:t>f_</w:t>
      </w:r>
      <w:r w:rsidRPr="00993E93">
        <w:rPr>
          <w:rFonts w:asciiTheme="minorHAnsi" w:hAnsiTheme="minorHAnsi"/>
          <w:b/>
          <w:bCs/>
          <w:color w:val="C00000"/>
          <w:sz w:val="24"/>
          <w:szCs w:val="24"/>
          <w:highlight w:val="lightGray"/>
        </w:rPr>
        <w:t>cg</w:t>
      </w:r>
      <w:proofErr w:type="spellEnd"/>
      <w:r w:rsidRPr="00993E93">
        <w:rPr>
          <w:rFonts w:asciiTheme="minorHAnsi" w:hAnsiTheme="minorHAnsi"/>
          <w:b/>
          <w:bCs/>
          <w:color w:val="C00000"/>
          <w:sz w:val="24"/>
          <w:szCs w:val="24"/>
          <w:highlight w:val="lightGray"/>
        </w:rPr>
        <w:t xml:space="preserve">: </w:t>
      </w:r>
      <w:r w:rsidR="002E115D" w:rsidRPr="00993E93">
        <w:rPr>
          <w:rFonts w:asciiTheme="minorHAnsi" w:hAnsiTheme="minorHAnsi"/>
          <w:b/>
          <w:bCs/>
          <w:color w:val="000000" w:themeColor="text1"/>
          <w:sz w:val="24"/>
          <w:szCs w:val="24"/>
          <w:highlight w:val="lightGray"/>
        </w:rPr>
        <w:t xml:space="preserve">Covering the </w:t>
      </w:r>
      <w:r w:rsidR="002E115D">
        <w:rPr>
          <w:rFonts w:asciiTheme="minorHAnsi" w:hAnsiTheme="minorHAnsi"/>
          <w:b/>
          <w:bCs/>
          <w:color w:val="000000" w:themeColor="text1"/>
          <w:sz w:val="24"/>
          <w:szCs w:val="24"/>
          <w:highlight w:val="lightGray"/>
        </w:rPr>
        <w:t>data frame</w:t>
      </w:r>
      <w:r w:rsidR="002E115D" w:rsidRPr="00993E93">
        <w:rPr>
          <w:rFonts w:asciiTheme="minorHAnsi" w:hAnsiTheme="minorHAnsi"/>
          <w:b/>
          <w:bCs/>
          <w:color w:val="000000" w:themeColor="text1"/>
          <w:sz w:val="24"/>
          <w:szCs w:val="24"/>
          <w:highlight w:val="lightGray"/>
        </w:rPr>
        <w:t xml:space="preserve"> of each</w:t>
      </w:r>
      <w:r w:rsidR="002E115D">
        <w:rPr>
          <w:rFonts w:asciiTheme="minorHAnsi" w:hAnsiTheme="minorHAnsi"/>
          <w:b/>
          <w:bCs/>
          <w:color w:val="000000" w:themeColor="text1"/>
          <w:sz w:val="24"/>
          <w:szCs w:val="24"/>
          <w:highlight w:val="lightGray"/>
        </w:rPr>
        <w:t xml:space="preserve"> value for</w:t>
      </w:r>
      <w:r w:rsidR="002E115D" w:rsidRPr="00993E93">
        <w:rPr>
          <w:rFonts w:asciiTheme="minorHAnsi" w:hAnsiTheme="minorHAnsi"/>
          <w:b/>
          <w:bCs/>
          <w:color w:val="000000" w:themeColor="text1"/>
          <w:sz w:val="24"/>
          <w:szCs w:val="24"/>
          <w:highlight w:val="lightGray"/>
        </w:rPr>
        <w:t xml:space="preserve"> </w:t>
      </w:r>
      <w:r w:rsidR="002E115D">
        <w:rPr>
          <w:rFonts w:asciiTheme="minorHAnsi" w:hAnsiTheme="minorHAnsi"/>
          <w:b/>
          <w:bCs/>
          <w:color w:val="000000" w:themeColor="text1"/>
          <w:sz w:val="24"/>
          <w:szCs w:val="24"/>
          <w:highlight w:val="lightGray"/>
        </w:rPr>
        <w:t>HTRANS</w:t>
      </w:r>
      <w:r w:rsidR="002E115D" w:rsidRPr="00993E93">
        <w:rPr>
          <w:rFonts w:asciiTheme="minorHAnsi" w:hAnsiTheme="minorHAnsi"/>
          <w:b/>
          <w:bCs/>
          <w:i/>
          <w:iCs/>
          <w:sz w:val="24"/>
          <w:szCs w:val="24"/>
          <w:highlight w:val="lightGray"/>
        </w:rPr>
        <w:t>.</w:t>
      </w:r>
    </w:p>
    <w:p w14:paraId="3086BE2A" w14:textId="334E75D8" w:rsidR="00412FC8" w:rsidRDefault="00412FC8" w:rsidP="00B44317">
      <w:pPr>
        <w:pStyle w:val="Title"/>
        <w:numPr>
          <w:ilvl w:val="0"/>
          <w:numId w:val="46"/>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w:t>
      </w:r>
      <w:r w:rsidR="002E115D">
        <w:rPr>
          <w:rFonts w:asciiTheme="minorHAnsi" w:hAnsiTheme="minorHAnsi"/>
          <w:b/>
          <w:bCs/>
          <w:color w:val="C00000"/>
          <w:sz w:val="24"/>
          <w:szCs w:val="24"/>
          <w:highlight w:val="lightGray"/>
        </w:rPr>
        <w:t>BURST</w:t>
      </w:r>
      <w:r w:rsidRPr="00993E93">
        <w:rPr>
          <w:rFonts w:asciiTheme="minorHAnsi" w:hAnsiTheme="minorHAnsi"/>
          <w:b/>
          <w:bCs/>
          <w:color w:val="C00000"/>
          <w:sz w:val="24"/>
          <w:szCs w:val="24"/>
          <w:highlight w:val="lightGray"/>
        </w:rPr>
        <w:t>_d</w:t>
      </w:r>
      <w:r>
        <w:rPr>
          <w:rFonts w:asciiTheme="minorHAnsi" w:hAnsiTheme="minorHAnsi"/>
          <w:b/>
          <w:bCs/>
          <w:color w:val="C00000"/>
          <w:sz w:val="24"/>
          <w:szCs w:val="24"/>
          <w:highlight w:val="lightGray"/>
        </w:rPr>
        <w:t>f_</w:t>
      </w:r>
      <w:r w:rsidRPr="00993E93">
        <w:rPr>
          <w:rFonts w:asciiTheme="minorHAnsi" w:hAnsiTheme="minorHAnsi"/>
          <w:b/>
          <w:bCs/>
          <w:color w:val="C00000"/>
          <w:sz w:val="24"/>
          <w:szCs w:val="24"/>
          <w:highlight w:val="lightGray"/>
        </w:rPr>
        <w:t>cg</w:t>
      </w:r>
      <w:proofErr w:type="spellEnd"/>
      <w:r w:rsidRPr="00993E93">
        <w:rPr>
          <w:rFonts w:asciiTheme="minorHAnsi" w:hAnsiTheme="minorHAnsi"/>
          <w:b/>
          <w:bCs/>
          <w:color w:val="C00000"/>
          <w:sz w:val="24"/>
          <w:szCs w:val="24"/>
          <w:highlight w:val="lightGray"/>
        </w:rPr>
        <w:t>:</w:t>
      </w:r>
      <w:r w:rsidR="002E115D" w:rsidRPr="002E115D">
        <w:rPr>
          <w:rFonts w:asciiTheme="minorHAnsi" w:hAnsiTheme="minorHAnsi"/>
          <w:b/>
          <w:bCs/>
          <w:color w:val="000000" w:themeColor="text1"/>
          <w:sz w:val="24"/>
          <w:szCs w:val="24"/>
          <w:highlight w:val="lightGray"/>
        </w:rPr>
        <w:t xml:space="preserve"> </w:t>
      </w:r>
      <w:r w:rsidR="002E115D" w:rsidRPr="00993E93">
        <w:rPr>
          <w:rFonts w:asciiTheme="minorHAnsi" w:hAnsiTheme="minorHAnsi"/>
          <w:b/>
          <w:bCs/>
          <w:color w:val="000000" w:themeColor="text1"/>
          <w:sz w:val="24"/>
          <w:szCs w:val="24"/>
          <w:highlight w:val="lightGray"/>
        </w:rPr>
        <w:t xml:space="preserve">Covering the </w:t>
      </w:r>
      <w:r w:rsidR="002E115D">
        <w:rPr>
          <w:rFonts w:asciiTheme="minorHAnsi" w:hAnsiTheme="minorHAnsi"/>
          <w:b/>
          <w:bCs/>
          <w:color w:val="000000" w:themeColor="text1"/>
          <w:sz w:val="24"/>
          <w:szCs w:val="24"/>
          <w:highlight w:val="lightGray"/>
        </w:rPr>
        <w:t>data frame</w:t>
      </w:r>
      <w:r w:rsidR="002E115D" w:rsidRPr="00993E93">
        <w:rPr>
          <w:rFonts w:asciiTheme="minorHAnsi" w:hAnsiTheme="minorHAnsi"/>
          <w:b/>
          <w:bCs/>
          <w:color w:val="000000" w:themeColor="text1"/>
          <w:sz w:val="24"/>
          <w:szCs w:val="24"/>
          <w:highlight w:val="lightGray"/>
        </w:rPr>
        <w:t xml:space="preserve"> of each</w:t>
      </w:r>
      <w:r w:rsidR="002E115D">
        <w:rPr>
          <w:rFonts w:asciiTheme="minorHAnsi" w:hAnsiTheme="minorHAnsi"/>
          <w:b/>
          <w:bCs/>
          <w:color w:val="000000" w:themeColor="text1"/>
          <w:sz w:val="24"/>
          <w:szCs w:val="24"/>
          <w:highlight w:val="lightGray"/>
        </w:rPr>
        <w:t xml:space="preserve"> value for</w:t>
      </w:r>
      <w:r w:rsidR="002E115D" w:rsidRPr="00993E93">
        <w:rPr>
          <w:rFonts w:asciiTheme="minorHAnsi" w:hAnsiTheme="minorHAnsi"/>
          <w:b/>
          <w:bCs/>
          <w:color w:val="000000" w:themeColor="text1"/>
          <w:sz w:val="24"/>
          <w:szCs w:val="24"/>
          <w:highlight w:val="lightGray"/>
        </w:rPr>
        <w:t xml:space="preserve"> </w:t>
      </w:r>
      <w:r w:rsidR="002E115D">
        <w:rPr>
          <w:rFonts w:asciiTheme="minorHAnsi" w:hAnsiTheme="minorHAnsi"/>
          <w:b/>
          <w:bCs/>
          <w:color w:val="000000" w:themeColor="text1"/>
          <w:sz w:val="24"/>
          <w:szCs w:val="24"/>
          <w:highlight w:val="lightGray"/>
        </w:rPr>
        <w:t>HBURST</w:t>
      </w:r>
      <w:r w:rsidR="002E115D" w:rsidRPr="00993E93">
        <w:rPr>
          <w:rFonts w:asciiTheme="minorHAnsi" w:hAnsiTheme="minorHAnsi"/>
          <w:b/>
          <w:bCs/>
          <w:i/>
          <w:iCs/>
          <w:sz w:val="24"/>
          <w:szCs w:val="24"/>
          <w:highlight w:val="lightGray"/>
        </w:rPr>
        <w:t>.</w:t>
      </w:r>
    </w:p>
    <w:p w14:paraId="0B7DA6C4" w14:textId="42C687A8" w:rsidR="00F94246" w:rsidRPr="00993E93" w:rsidRDefault="00F94246" w:rsidP="00B44317">
      <w:pPr>
        <w:pStyle w:val="Title"/>
        <w:numPr>
          <w:ilvl w:val="0"/>
          <w:numId w:val="46"/>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w:t>
      </w:r>
      <w:r w:rsidR="00820821">
        <w:rPr>
          <w:rFonts w:asciiTheme="minorHAnsi" w:hAnsiTheme="minorHAnsi"/>
          <w:b/>
          <w:bCs/>
          <w:color w:val="C00000"/>
          <w:sz w:val="24"/>
          <w:szCs w:val="24"/>
          <w:highlight w:val="lightGray"/>
        </w:rPr>
        <w:t>SIZE</w:t>
      </w:r>
      <w:r w:rsidRPr="00993E93">
        <w:rPr>
          <w:rFonts w:asciiTheme="minorHAnsi" w:hAnsiTheme="minorHAnsi"/>
          <w:b/>
          <w:bCs/>
          <w:color w:val="C00000"/>
          <w:sz w:val="24"/>
          <w:szCs w:val="24"/>
          <w:highlight w:val="lightGray"/>
        </w:rPr>
        <w:t>_d</w:t>
      </w:r>
      <w:r>
        <w:rPr>
          <w:rFonts w:asciiTheme="minorHAnsi" w:hAnsiTheme="minorHAnsi"/>
          <w:b/>
          <w:bCs/>
          <w:color w:val="C00000"/>
          <w:sz w:val="24"/>
          <w:szCs w:val="24"/>
          <w:highlight w:val="lightGray"/>
        </w:rPr>
        <w:t>f</w:t>
      </w:r>
      <w:r w:rsidRPr="00993E93">
        <w:rPr>
          <w:rFonts w:asciiTheme="minorHAnsi" w:hAnsiTheme="minorHAnsi"/>
          <w:b/>
          <w:bCs/>
          <w:color w:val="C00000"/>
          <w:sz w:val="24"/>
          <w:szCs w:val="24"/>
          <w:highlight w:val="lightGray"/>
        </w:rPr>
        <w:t>_cg</w:t>
      </w:r>
      <w:proofErr w:type="spellEnd"/>
      <w:r w:rsidRPr="00993E93">
        <w:rPr>
          <w:rFonts w:asciiTheme="minorHAnsi" w:hAnsiTheme="minorHAnsi"/>
          <w:b/>
          <w:bCs/>
          <w:color w:val="C00000"/>
          <w:sz w:val="24"/>
          <w:szCs w:val="24"/>
          <w:highlight w:val="lightGray"/>
        </w:rPr>
        <w:t xml:space="preserve">: </w:t>
      </w:r>
      <w:r w:rsidRPr="00993E93">
        <w:rPr>
          <w:rFonts w:asciiTheme="minorHAnsi" w:hAnsiTheme="minorHAnsi"/>
          <w:b/>
          <w:bCs/>
          <w:color w:val="000000" w:themeColor="text1"/>
          <w:sz w:val="24"/>
          <w:szCs w:val="24"/>
          <w:highlight w:val="lightGray"/>
        </w:rPr>
        <w:t xml:space="preserve">Covering the </w:t>
      </w:r>
      <w:r>
        <w:rPr>
          <w:rFonts w:asciiTheme="minorHAnsi" w:hAnsiTheme="minorHAnsi"/>
          <w:b/>
          <w:bCs/>
          <w:color w:val="000000" w:themeColor="text1"/>
          <w:sz w:val="24"/>
          <w:szCs w:val="24"/>
          <w:highlight w:val="lightGray"/>
        </w:rPr>
        <w:t>data frame</w:t>
      </w:r>
      <w:r w:rsidRPr="00993E93">
        <w:rPr>
          <w:rFonts w:asciiTheme="minorHAnsi" w:hAnsiTheme="minorHAnsi"/>
          <w:b/>
          <w:bCs/>
          <w:color w:val="000000" w:themeColor="text1"/>
          <w:sz w:val="24"/>
          <w:szCs w:val="24"/>
          <w:highlight w:val="lightGray"/>
        </w:rPr>
        <w:t xml:space="preserve"> of each</w:t>
      </w:r>
      <w:r>
        <w:rPr>
          <w:rFonts w:asciiTheme="minorHAnsi" w:hAnsiTheme="minorHAnsi"/>
          <w:b/>
          <w:bCs/>
          <w:color w:val="000000" w:themeColor="text1"/>
          <w:sz w:val="24"/>
          <w:szCs w:val="24"/>
          <w:highlight w:val="lightGray"/>
        </w:rPr>
        <w:t xml:space="preserve"> value for</w:t>
      </w:r>
      <w:r w:rsidRPr="00993E93">
        <w:rPr>
          <w:rFonts w:asciiTheme="minorHAnsi" w:hAnsiTheme="minorHAnsi"/>
          <w:b/>
          <w:bCs/>
          <w:color w:val="000000" w:themeColor="text1"/>
          <w:sz w:val="24"/>
          <w:szCs w:val="24"/>
          <w:highlight w:val="lightGray"/>
        </w:rPr>
        <w:t xml:space="preserve"> </w:t>
      </w:r>
      <w:r w:rsidR="00820821">
        <w:rPr>
          <w:rFonts w:asciiTheme="minorHAnsi" w:hAnsiTheme="minorHAnsi"/>
          <w:b/>
          <w:bCs/>
          <w:color w:val="000000" w:themeColor="text1"/>
          <w:sz w:val="24"/>
          <w:szCs w:val="24"/>
          <w:highlight w:val="lightGray"/>
        </w:rPr>
        <w:t>HSIZE</w:t>
      </w:r>
    </w:p>
    <w:p w14:paraId="6E736E2A" w14:textId="41AAF5E2" w:rsidR="00F94246" w:rsidRPr="00993E93" w:rsidRDefault="00F94246" w:rsidP="00B44317">
      <w:pPr>
        <w:pStyle w:val="Title"/>
        <w:numPr>
          <w:ilvl w:val="0"/>
          <w:numId w:val="46"/>
        </w:numPr>
        <w:rPr>
          <w:rFonts w:asciiTheme="minorHAnsi" w:hAnsiTheme="minorHAnsi"/>
          <w:b/>
          <w:bCs/>
          <w:i/>
          <w:iCs/>
          <w:sz w:val="24"/>
          <w:szCs w:val="24"/>
          <w:highlight w:val="lightGray"/>
        </w:rPr>
      </w:pPr>
      <w:proofErr w:type="spellStart"/>
      <w:r w:rsidRPr="00993E93">
        <w:rPr>
          <w:rFonts w:asciiTheme="minorHAnsi" w:hAnsiTheme="minorHAnsi"/>
          <w:b/>
          <w:bCs/>
          <w:color w:val="C00000"/>
          <w:sz w:val="24"/>
          <w:szCs w:val="24"/>
          <w:highlight w:val="lightGray"/>
        </w:rPr>
        <w:t>H</w:t>
      </w:r>
      <w:r w:rsidR="001609E9">
        <w:rPr>
          <w:rFonts w:asciiTheme="minorHAnsi" w:hAnsiTheme="minorHAnsi"/>
          <w:b/>
          <w:bCs/>
          <w:color w:val="C00000"/>
          <w:sz w:val="24"/>
          <w:szCs w:val="24"/>
          <w:highlight w:val="lightGray"/>
        </w:rPr>
        <w:t>PROT</w:t>
      </w:r>
      <w:r w:rsidRPr="00993E93">
        <w:rPr>
          <w:rFonts w:asciiTheme="minorHAnsi" w:hAnsiTheme="minorHAnsi"/>
          <w:b/>
          <w:bCs/>
          <w:color w:val="C00000"/>
          <w:sz w:val="24"/>
          <w:szCs w:val="24"/>
          <w:highlight w:val="lightGray"/>
        </w:rPr>
        <w:t>_d</w:t>
      </w:r>
      <w:r>
        <w:rPr>
          <w:rFonts w:asciiTheme="minorHAnsi" w:hAnsiTheme="minorHAnsi"/>
          <w:b/>
          <w:bCs/>
          <w:color w:val="C00000"/>
          <w:sz w:val="24"/>
          <w:szCs w:val="24"/>
          <w:highlight w:val="lightGray"/>
        </w:rPr>
        <w:t>f_</w:t>
      </w:r>
      <w:r w:rsidRPr="00993E93">
        <w:rPr>
          <w:rFonts w:asciiTheme="minorHAnsi" w:hAnsiTheme="minorHAnsi"/>
          <w:b/>
          <w:bCs/>
          <w:color w:val="C00000"/>
          <w:sz w:val="24"/>
          <w:szCs w:val="24"/>
          <w:highlight w:val="lightGray"/>
        </w:rPr>
        <w:t>cg</w:t>
      </w:r>
      <w:proofErr w:type="spellEnd"/>
      <w:r w:rsidRPr="00993E93">
        <w:rPr>
          <w:rFonts w:asciiTheme="minorHAnsi" w:hAnsiTheme="minorHAnsi"/>
          <w:b/>
          <w:bCs/>
          <w:color w:val="C00000"/>
          <w:sz w:val="24"/>
          <w:szCs w:val="24"/>
          <w:highlight w:val="lightGray"/>
        </w:rPr>
        <w:t xml:space="preserve">: </w:t>
      </w:r>
      <w:r w:rsidRPr="00993E93">
        <w:rPr>
          <w:rFonts w:asciiTheme="minorHAnsi" w:hAnsiTheme="minorHAnsi"/>
          <w:b/>
          <w:bCs/>
          <w:color w:val="000000" w:themeColor="text1"/>
          <w:sz w:val="24"/>
          <w:szCs w:val="24"/>
          <w:highlight w:val="lightGray"/>
        </w:rPr>
        <w:t xml:space="preserve">Covering the </w:t>
      </w:r>
      <w:r>
        <w:rPr>
          <w:rFonts w:asciiTheme="minorHAnsi" w:hAnsiTheme="minorHAnsi"/>
          <w:b/>
          <w:bCs/>
          <w:color w:val="000000" w:themeColor="text1"/>
          <w:sz w:val="24"/>
          <w:szCs w:val="24"/>
          <w:highlight w:val="lightGray"/>
        </w:rPr>
        <w:t>data frame</w:t>
      </w:r>
      <w:r w:rsidRPr="00993E93">
        <w:rPr>
          <w:rFonts w:asciiTheme="minorHAnsi" w:hAnsiTheme="minorHAnsi"/>
          <w:b/>
          <w:bCs/>
          <w:color w:val="000000" w:themeColor="text1"/>
          <w:sz w:val="24"/>
          <w:szCs w:val="24"/>
          <w:highlight w:val="lightGray"/>
        </w:rPr>
        <w:t xml:space="preserve"> of each</w:t>
      </w:r>
      <w:r>
        <w:rPr>
          <w:rFonts w:asciiTheme="minorHAnsi" w:hAnsiTheme="minorHAnsi"/>
          <w:b/>
          <w:bCs/>
          <w:color w:val="000000" w:themeColor="text1"/>
          <w:sz w:val="24"/>
          <w:szCs w:val="24"/>
          <w:highlight w:val="lightGray"/>
        </w:rPr>
        <w:t xml:space="preserve"> value for</w:t>
      </w:r>
      <w:r w:rsidRPr="00993E93">
        <w:rPr>
          <w:rFonts w:asciiTheme="minorHAnsi" w:hAnsiTheme="minorHAnsi"/>
          <w:b/>
          <w:bCs/>
          <w:color w:val="000000" w:themeColor="text1"/>
          <w:sz w:val="24"/>
          <w:szCs w:val="24"/>
          <w:highlight w:val="lightGray"/>
        </w:rPr>
        <w:t xml:space="preserve"> </w:t>
      </w:r>
      <w:r>
        <w:rPr>
          <w:rFonts w:asciiTheme="minorHAnsi" w:hAnsiTheme="minorHAnsi"/>
          <w:b/>
          <w:bCs/>
          <w:color w:val="000000" w:themeColor="text1"/>
          <w:sz w:val="24"/>
          <w:szCs w:val="24"/>
          <w:highlight w:val="lightGray"/>
        </w:rPr>
        <w:t>H</w:t>
      </w:r>
      <w:r w:rsidR="00820821">
        <w:rPr>
          <w:rFonts w:asciiTheme="minorHAnsi" w:hAnsiTheme="minorHAnsi"/>
          <w:b/>
          <w:bCs/>
          <w:color w:val="000000" w:themeColor="text1"/>
          <w:sz w:val="24"/>
          <w:szCs w:val="24"/>
          <w:highlight w:val="lightGray"/>
        </w:rPr>
        <w:t>PROT</w:t>
      </w:r>
      <w:r w:rsidRPr="00993E93">
        <w:rPr>
          <w:rFonts w:asciiTheme="minorHAnsi" w:hAnsiTheme="minorHAnsi"/>
          <w:b/>
          <w:bCs/>
          <w:i/>
          <w:iCs/>
          <w:sz w:val="24"/>
          <w:szCs w:val="24"/>
          <w:highlight w:val="lightGray"/>
        </w:rPr>
        <w:t>.</w:t>
      </w:r>
    </w:p>
    <w:p w14:paraId="495925DB" w14:textId="038E05AB" w:rsidR="006567E9" w:rsidRPr="00B44317" w:rsidRDefault="00B44317" w:rsidP="00B44317">
      <w:pPr>
        <w:pStyle w:val="Title"/>
        <w:ind w:left="720"/>
        <w:rPr>
          <w:rFonts w:asciiTheme="minorHAnsi" w:hAnsiTheme="minorHAnsi"/>
          <w:b/>
          <w:bCs/>
          <w:i/>
          <w:iCs/>
          <w:sz w:val="24"/>
          <w:szCs w:val="24"/>
          <w:highlight w:val="lightGray"/>
        </w:rPr>
      </w:pPr>
      <w:r>
        <w:rPr>
          <w:noProof/>
        </w:rPr>
        <mc:AlternateContent>
          <mc:Choice Requires="wps">
            <w:drawing>
              <wp:anchor distT="0" distB="0" distL="114300" distR="114300" simplePos="0" relativeHeight="251658288" behindDoc="0" locked="0" layoutInCell="1" allowOverlap="1" wp14:anchorId="5EA09277" wp14:editId="5549ADB2">
                <wp:simplePos x="0" y="0"/>
                <wp:positionH relativeFrom="column">
                  <wp:posOffset>0</wp:posOffset>
                </wp:positionH>
                <wp:positionV relativeFrom="page">
                  <wp:posOffset>3059430</wp:posOffset>
                </wp:positionV>
                <wp:extent cx="6805930" cy="39370"/>
                <wp:effectExtent l="19050" t="19050" r="33020" b="36830"/>
                <wp:wrapNone/>
                <wp:docPr id="177621271" name="Straight Connector 15"/>
                <wp:cNvGraphicFramePr/>
                <a:graphic xmlns:a="http://schemas.openxmlformats.org/drawingml/2006/main">
                  <a:graphicData uri="http://schemas.microsoft.com/office/word/2010/wordprocessingShape">
                    <wps:wsp>
                      <wps:cNvCnPr/>
                      <wps:spPr>
                        <a:xfrm flipV="1">
                          <a:off x="0" y="0"/>
                          <a:ext cx="6805930" cy="39370"/>
                        </a:xfrm>
                        <a:prstGeom prst="line">
                          <a:avLst/>
                        </a:prstGeom>
                        <a:ln w="38100">
                          <a:solidFill>
                            <a:schemeClr val="tx2"/>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8FA203" id="Straight Connector 15"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page" from="0,240.9pt" to="535.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" strokecolor="#0e2841 [3215]" strokeweight="3pt">
                <v:stroke joinstyle="miter"/>
                <w10:wrap anchory="page"/>
              </v:line>
            </w:pict>
          </mc:Fallback>
        </mc:AlternateContent>
      </w:r>
    </w:p>
    <w:p w14:paraId="0C4EC84B" w14:textId="19E56CD4" w:rsidR="005334F1" w:rsidRPr="005334F1" w:rsidRDefault="005334F1" w:rsidP="005334F1">
      <w:pPr>
        <w:rPr>
          <w:color w:val="FFFFFF" w:themeColor="background1"/>
        </w:rPr>
      </w:pPr>
      <w:r w:rsidRPr="005334F1">
        <w:rPr>
          <w:color w:val="FFFFFF" w:themeColor="background1"/>
          <w:highlight w:val="darkCyan"/>
        </w:rPr>
        <w:t>Traditional cover groups</w:t>
      </w:r>
    </w:p>
    <w:p w14:paraId="145064F2" w14:textId="0BA6F980" w:rsidR="00581D59" w:rsidRPr="005334F1" w:rsidRDefault="00781F5A" w:rsidP="005334F1">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sidRPr="00781F5A">
        <w:rPr>
          <w:rFonts w:asciiTheme="majorHAnsi" w:eastAsiaTheme="majorEastAsia" w:hAnsiTheme="majorHAnsi" w:cstheme="majorBidi"/>
          <w:b/>
          <w:bCs/>
          <w:color w:val="E97132" w:themeColor="accent2"/>
          <w:spacing w:val="-10"/>
          <w:kern w:val="28"/>
        </w:rPr>
        <w:t>RESET_covgrp</w:t>
      </w:r>
      <w:proofErr w:type="spellEnd"/>
      <w:r>
        <w:rPr>
          <w:rFonts w:asciiTheme="majorHAnsi" w:eastAsiaTheme="majorEastAsia" w:hAnsiTheme="majorHAnsi" w:cstheme="majorBidi"/>
          <w:b/>
          <w:bCs/>
          <w:color w:val="E97132" w:themeColor="accent2"/>
          <w:spacing w:val="-10"/>
          <w:kern w:val="28"/>
        </w:rPr>
        <w:t>:</w:t>
      </w:r>
      <w:r w:rsidR="000D010A">
        <w:rPr>
          <w:rFonts w:asciiTheme="majorHAnsi" w:eastAsiaTheme="majorEastAsia" w:hAnsiTheme="majorHAnsi" w:cstheme="majorBidi"/>
          <w:b/>
          <w:bCs/>
          <w:color w:val="E97132" w:themeColor="accent2"/>
          <w:spacing w:val="-10"/>
          <w:kern w:val="28"/>
        </w:rPr>
        <w:t xml:space="preserve"> </w:t>
      </w:r>
      <w:r w:rsidR="000D010A">
        <w:rPr>
          <w:rFonts w:asciiTheme="majorHAnsi" w:eastAsiaTheme="majorEastAsia" w:hAnsiTheme="majorHAnsi" w:cstheme="majorBidi"/>
          <w:b/>
          <w:bCs/>
          <w:color w:val="000000" w:themeColor="text1"/>
          <w:spacing w:val="-10"/>
          <w:kern w:val="28"/>
        </w:rPr>
        <w:t xml:space="preserve">Covering the changes &amp; transition of </w:t>
      </w:r>
      <w:proofErr w:type="spellStart"/>
      <w:r w:rsidR="000D010A">
        <w:rPr>
          <w:rFonts w:asciiTheme="majorHAnsi" w:eastAsiaTheme="majorEastAsia" w:hAnsiTheme="majorHAnsi" w:cstheme="majorBidi"/>
          <w:b/>
          <w:bCs/>
          <w:color w:val="000000" w:themeColor="text1"/>
          <w:spacing w:val="-10"/>
          <w:kern w:val="28"/>
        </w:rPr>
        <w:t>HRESETn</w:t>
      </w:r>
      <w:proofErr w:type="spellEnd"/>
      <w:r w:rsidR="000D010A">
        <w:rPr>
          <w:rFonts w:asciiTheme="majorHAnsi" w:eastAsiaTheme="majorEastAsia" w:hAnsiTheme="majorHAnsi" w:cstheme="majorBidi"/>
          <w:b/>
          <w:bCs/>
          <w:color w:val="000000" w:themeColor="text1"/>
          <w:spacing w:val="-10"/>
          <w:kern w:val="28"/>
        </w:rPr>
        <w:t>.</w:t>
      </w:r>
    </w:p>
    <w:p w14:paraId="2E63FA9C" w14:textId="0E08D52F" w:rsidR="00781F5A" w:rsidRDefault="00781F5A" w:rsidP="00781F5A">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sidRPr="00781F5A">
        <w:rPr>
          <w:rFonts w:asciiTheme="majorHAnsi" w:eastAsiaTheme="majorEastAsia" w:hAnsiTheme="majorHAnsi" w:cstheme="majorBidi"/>
          <w:b/>
          <w:bCs/>
          <w:color w:val="E97132" w:themeColor="accent2"/>
          <w:spacing w:val="-10"/>
          <w:kern w:val="28"/>
        </w:rPr>
        <w:t>WRITE_covgrp</w:t>
      </w:r>
      <w:proofErr w:type="spellEnd"/>
      <w:r>
        <w:rPr>
          <w:rFonts w:asciiTheme="majorHAnsi" w:eastAsiaTheme="majorEastAsia" w:hAnsiTheme="majorHAnsi" w:cstheme="majorBidi"/>
          <w:b/>
          <w:bCs/>
          <w:color w:val="E97132" w:themeColor="accent2"/>
          <w:spacing w:val="-10"/>
          <w:kern w:val="28"/>
        </w:rPr>
        <w:t>:</w:t>
      </w:r>
      <w:r w:rsidR="000D010A">
        <w:rPr>
          <w:rFonts w:asciiTheme="majorHAnsi" w:eastAsiaTheme="majorEastAsia" w:hAnsiTheme="majorHAnsi" w:cstheme="majorBidi"/>
          <w:b/>
          <w:bCs/>
          <w:color w:val="E97132" w:themeColor="accent2"/>
          <w:spacing w:val="-10"/>
          <w:kern w:val="28"/>
        </w:rPr>
        <w:t xml:space="preserve"> </w:t>
      </w:r>
      <w:r w:rsidR="000D010A">
        <w:rPr>
          <w:rFonts w:asciiTheme="majorHAnsi" w:eastAsiaTheme="majorEastAsia" w:hAnsiTheme="majorHAnsi" w:cstheme="majorBidi"/>
          <w:b/>
          <w:bCs/>
          <w:color w:val="000000" w:themeColor="text1"/>
          <w:spacing w:val="-10"/>
          <w:kern w:val="28"/>
        </w:rPr>
        <w:t>Covering the changes &amp; transition of HWRITE.</w:t>
      </w:r>
    </w:p>
    <w:p w14:paraId="59E08A64" w14:textId="0D047447" w:rsidR="00781F5A" w:rsidRDefault="00781F5A" w:rsidP="00781F5A">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Pr>
          <w:rFonts w:asciiTheme="majorHAnsi" w:eastAsiaTheme="majorEastAsia" w:hAnsiTheme="majorHAnsi" w:cstheme="majorBidi"/>
          <w:b/>
          <w:bCs/>
          <w:color w:val="E97132" w:themeColor="accent2"/>
          <w:spacing w:val="-10"/>
          <w:kern w:val="28"/>
        </w:rPr>
        <w:t>TRANS_covgrp</w:t>
      </w:r>
      <w:proofErr w:type="spellEnd"/>
      <w:r>
        <w:rPr>
          <w:rFonts w:asciiTheme="majorHAnsi" w:eastAsiaTheme="majorEastAsia" w:hAnsiTheme="majorHAnsi" w:cstheme="majorBidi"/>
          <w:b/>
          <w:bCs/>
          <w:color w:val="E97132" w:themeColor="accent2"/>
          <w:spacing w:val="-10"/>
          <w:kern w:val="28"/>
        </w:rPr>
        <w:t>:</w:t>
      </w:r>
      <w:r w:rsidR="000D010A" w:rsidRPr="000D010A">
        <w:rPr>
          <w:rFonts w:asciiTheme="majorHAnsi" w:eastAsiaTheme="majorEastAsia" w:hAnsiTheme="majorHAnsi" w:cstheme="majorBidi"/>
          <w:b/>
          <w:bCs/>
          <w:color w:val="000000" w:themeColor="text1"/>
          <w:spacing w:val="-10"/>
          <w:kern w:val="28"/>
        </w:rPr>
        <w:t xml:space="preserve"> </w:t>
      </w:r>
      <w:r w:rsidR="000D010A">
        <w:rPr>
          <w:rFonts w:asciiTheme="majorHAnsi" w:eastAsiaTheme="majorEastAsia" w:hAnsiTheme="majorHAnsi" w:cstheme="majorBidi"/>
          <w:b/>
          <w:bCs/>
          <w:color w:val="000000" w:themeColor="text1"/>
          <w:spacing w:val="-10"/>
          <w:kern w:val="28"/>
        </w:rPr>
        <w:t>Covering the changes &amp; transition of HTRANS.</w:t>
      </w:r>
    </w:p>
    <w:p w14:paraId="00B3AC0B" w14:textId="586362F8" w:rsidR="00781F5A" w:rsidRDefault="00781F5A" w:rsidP="00781F5A">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Pr>
          <w:rFonts w:asciiTheme="majorHAnsi" w:eastAsiaTheme="majorEastAsia" w:hAnsiTheme="majorHAnsi" w:cstheme="majorBidi"/>
          <w:b/>
          <w:bCs/>
          <w:color w:val="E97132" w:themeColor="accent2"/>
          <w:spacing w:val="-10"/>
          <w:kern w:val="28"/>
        </w:rPr>
        <w:t>BURST_covgrp</w:t>
      </w:r>
      <w:proofErr w:type="spellEnd"/>
      <w:r>
        <w:rPr>
          <w:rFonts w:asciiTheme="majorHAnsi" w:eastAsiaTheme="majorEastAsia" w:hAnsiTheme="majorHAnsi" w:cstheme="majorBidi"/>
          <w:b/>
          <w:bCs/>
          <w:color w:val="E97132" w:themeColor="accent2"/>
          <w:spacing w:val="-10"/>
          <w:kern w:val="28"/>
        </w:rPr>
        <w:t>:</w:t>
      </w:r>
      <w:r w:rsidR="000D010A" w:rsidRPr="000D010A">
        <w:rPr>
          <w:rFonts w:asciiTheme="majorHAnsi" w:eastAsiaTheme="majorEastAsia" w:hAnsiTheme="majorHAnsi" w:cstheme="majorBidi"/>
          <w:b/>
          <w:bCs/>
          <w:color w:val="000000" w:themeColor="text1"/>
          <w:spacing w:val="-10"/>
          <w:kern w:val="28"/>
        </w:rPr>
        <w:t xml:space="preserve"> </w:t>
      </w:r>
      <w:r w:rsidR="000D010A">
        <w:rPr>
          <w:rFonts w:asciiTheme="majorHAnsi" w:eastAsiaTheme="majorEastAsia" w:hAnsiTheme="majorHAnsi" w:cstheme="majorBidi"/>
          <w:b/>
          <w:bCs/>
          <w:color w:val="000000" w:themeColor="text1"/>
          <w:spacing w:val="-10"/>
          <w:kern w:val="28"/>
        </w:rPr>
        <w:t>Covering the changes &amp; transition of</w:t>
      </w:r>
      <w:r w:rsidR="00DF1FD1">
        <w:rPr>
          <w:rFonts w:asciiTheme="majorHAnsi" w:eastAsiaTheme="majorEastAsia" w:hAnsiTheme="majorHAnsi" w:cstheme="majorBidi"/>
          <w:b/>
          <w:bCs/>
          <w:color w:val="000000" w:themeColor="text1"/>
          <w:spacing w:val="-10"/>
          <w:kern w:val="28"/>
        </w:rPr>
        <w:t xml:space="preserve"> </w:t>
      </w:r>
      <w:r w:rsidR="000D010A">
        <w:rPr>
          <w:rFonts w:asciiTheme="majorHAnsi" w:eastAsiaTheme="majorEastAsia" w:hAnsiTheme="majorHAnsi" w:cstheme="majorBidi"/>
          <w:b/>
          <w:bCs/>
          <w:color w:val="000000" w:themeColor="text1"/>
          <w:spacing w:val="-10"/>
          <w:kern w:val="28"/>
        </w:rPr>
        <w:t>HBURST.</w:t>
      </w:r>
    </w:p>
    <w:p w14:paraId="4C56D3B1" w14:textId="0D268B20" w:rsidR="00781F5A" w:rsidRDefault="00781F5A" w:rsidP="00781F5A">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Pr>
          <w:rFonts w:asciiTheme="majorHAnsi" w:eastAsiaTheme="majorEastAsia" w:hAnsiTheme="majorHAnsi" w:cstheme="majorBidi"/>
          <w:b/>
          <w:bCs/>
          <w:color w:val="E97132" w:themeColor="accent2"/>
          <w:spacing w:val="-10"/>
          <w:kern w:val="28"/>
        </w:rPr>
        <w:t>SIZE_covgrp</w:t>
      </w:r>
      <w:proofErr w:type="spellEnd"/>
      <w:r>
        <w:rPr>
          <w:rFonts w:asciiTheme="majorHAnsi" w:eastAsiaTheme="majorEastAsia" w:hAnsiTheme="majorHAnsi" w:cstheme="majorBidi"/>
          <w:b/>
          <w:bCs/>
          <w:color w:val="E97132" w:themeColor="accent2"/>
          <w:spacing w:val="-10"/>
          <w:kern w:val="28"/>
        </w:rPr>
        <w:t>:</w:t>
      </w:r>
      <w:r w:rsidR="000D010A" w:rsidRPr="000D010A">
        <w:rPr>
          <w:rFonts w:asciiTheme="majorHAnsi" w:eastAsiaTheme="majorEastAsia" w:hAnsiTheme="majorHAnsi" w:cstheme="majorBidi"/>
          <w:b/>
          <w:bCs/>
          <w:color w:val="000000" w:themeColor="text1"/>
          <w:spacing w:val="-10"/>
          <w:kern w:val="28"/>
        </w:rPr>
        <w:t xml:space="preserve"> </w:t>
      </w:r>
      <w:r w:rsidR="000D010A">
        <w:rPr>
          <w:rFonts w:asciiTheme="majorHAnsi" w:eastAsiaTheme="majorEastAsia" w:hAnsiTheme="majorHAnsi" w:cstheme="majorBidi"/>
          <w:b/>
          <w:bCs/>
          <w:color w:val="000000" w:themeColor="text1"/>
          <w:spacing w:val="-10"/>
          <w:kern w:val="28"/>
        </w:rPr>
        <w:t>Covering the changes &amp; transition</w:t>
      </w:r>
      <w:r w:rsidR="00DF1FD1">
        <w:rPr>
          <w:rFonts w:asciiTheme="majorHAnsi" w:eastAsiaTheme="majorEastAsia" w:hAnsiTheme="majorHAnsi" w:cstheme="majorBidi"/>
          <w:b/>
          <w:bCs/>
          <w:color w:val="000000" w:themeColor="text1"/>
          <w:spacing w:val="-10"/>
          <w:kern w:val="28"/>
        </w:rPr>
        <w:t>s</w:t>
      </w:r>
      <w:r w:rsidR="000D010A">
        <w:rPr>
          <w:rFonts w:asciiTheme="majorHAnsi" w:eastAsiaTheme="majorEastAsia" w:hAnsiTheme="majorHAnsi" w:cstheme="majorBidi"/>
          <w:b/>
          <w:bCs/>
          <w:color w:val="000000" w:themeColor="text1"/>
          <w:spacing w:val="-10"/>
          <w:kern w:val="28"/>
        </w:rPr>
        <w:t xml:space="preserve"> of HSIZE.</w:t>
      </w:r>
    </w:p>
    <w:p w14:paraId="58C2DF23" w14:textId="497A1ACE" w:rsidR="00781F5A" w:rsidRDefault="009F14D4" w:rsidP="00781F5A">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Pr>
          <w:rFonts w:asciiTheme="majorHAnsi" w:eastAsiaTheme="majorEastAsia" w:hAnsiTheme="majorHAnsi" w:cstheme="majorBidi"/>
          <w:b/>
          <w:bCs/>
          <w:color w:val="E97132" w:themeColor="accent2"/>
          <w:spacing w:val="-10"/>
          <w:kern w:val="28"/>
        </w:rPr>
        <w:t>SUBORDINATE</w:t>
      </w:r>
      <w:r w:rsidR="000D010A">
        <w:rPr>
          <w:rFonts w:asciiTheme="majorHAnsi" w:eastAsiaTheme="majorEastAsia" w:hAnsiTheme="majorHAnsi" w:cstheme="majorBidi"/>
          <w:b/>
          <w:bCs/>
          <w:color w:val="E97132" w:themeColor="accent2"/>
          <w:spacing w:val="-10"/>
          <w:kern w:val="28"/>
        </w:rPr>
        <w:t>_SELECT_covgrp</w:t>
      </w:r>
      <w:proofErr w:type="spellEnd"/>
      <w:r w:rsidR="000D010A">
        <w:rPr>
          <w:rFonts w:asciiTheme="majorHAnsi" w:eastAsiaTheme="majorEastAsia" w:hAnsiTheme="majorHAnsi" w:cstheme="majorBidi"/>
          <w:b/>
          <w:bCs/>
          <w:color w:val="E97132" w:themeColor="accent2"/>
          <w:spacing w:val="-10"/>
          <w:kern w:val="28"/>
        </w:rPr>
        <w:t>:</w:t>
      </w:r>
      <w:r w:rsidR="000D010A" w:rsidRPr="000D010A">
        <w:rPr>
          <w:rFonts w:asciiTheme="majorHAnsi" w:eastAsiaTheme="majorEastAsia" w:hAnsiTheme="majorHAnsi" w:cstheme="majorBidi"/>
          <w:b/>
          <w:bCs/>
          <w:color w:val="000000" w:themeColor="text1"/>
          <w:spacing w:val="-10"/>
          <w:kern w:val="28"/>
        </w:rPr>
        <w:t xml:space="preserve"> </w:t>
      </w:r>
      <w:r w:rsidR="000D010A">
        <w:rPr>
          <w:rFonts w:asciiTheme="majorHAnsi" w:eastAsiaTheme="majorEastAsia" w:hAnsiTheme="majorHAnsi" w:cstheme="majorBidi"/>
          <w:b/>
          <w:bCs/>
          <w:color w:val="000000" w:themeColor="text1"/>
          <w:spacing w:val="-10"/>
          <w:kern w:val="28"/>
        </w:rPr>
        <w:t>Covering the changes &amp; transition</w:t>
      </w:r>
      <w:r w:rsidR="00DF1FD1">
        <w:rPr>
          <w:rFonts w:asciiTheme="majorHAnsi" w:eastAsiaTheme="majorEastAsia" w:hAnsiTheme="majorHAnsi" w:cstheme="majorBidi"/>
          <w:b/>
          <w:bCs/>
          <w:color w:val="000000" w:themeColor="text1"/>
          <w:spacing w:val="-10"/>
          <w:kern w:val="28"/>
        </w:rPr>
        <w:t>s</w:t>
      </w:r>
      <w:r w:rsidR="000D010A">
        <w:rPr>
          <w:rFonts w:asciiTheme="majorHAnsi" w:eastAsiaTheme="majorEastAsia" w:hAnsiTheme="majorHAnsi" w:cstheme="majorBidi"/>
          <w:b/>
          <w:bCs/>
          <w:color w:val="000000" w:themeColor="text1"/>
          <w:spacing w:val="-10"/>
          <w:kern w:val="28"/>
        </w:rPr>
        <w:t xml:space="preserve"> of </w:t>
      </w:r>
      <w:r>
        <w:rPr>
          <w:rFonts w:asciiTheme="majorHAnsi" w:eastAsiaTheme="majorEastAsia" w:hAnsiTheme="majorHAnsi" w:cstheme="majorBidi"/>
          <w:b/>
          <w:bCs/>
          <w:color w:val="000000" w:themeColor="text1"/>
          <w:spacing w:val="-10"/>
          <w:kern w:val="28"/>
        </w:rPr>
        <w:t>HSEL</w:t>
      </w:r>
      <w:r w:rsidR="000D010A">
        <w:rPr>
          <w:rFonts w:asciiTheme="majorHAnsi" w:eastAsiaTheme="majorEastAsia" w:hAnsiTheme="majorHAnsi" w:cstheme="majorBidi"/>
          <w:b/>
          <w:bCs/>
          <w:color w:val="000000" w:themeColor="text1"/>
          <w:spacing w:val="-10"/>
          <w:kern w:val="28"/>
        </w:rPr>
        <w:t>.</w:t>
      </w:r>
    </w:p>
    <w:p w14:paraId="38CB62E9" w14:textId="15342971" w:rsidR="000D010A" w:rsidRDefault="000D010A" w:rsidP="00781F5A">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Pr>
          <w:rFonts w:asciiTheme="majorHAnsi" w:eastAsiaTheme="majorEastAsia" w:hAnsiTheme="majorHAnsi" w:cstheme="majorBidi"/>
          <w:b/>
          <w:bCs/>
          <w:color w:val="E97132" w:themeColor="accent2"/>
          <w:spacing w:val="-10"/>
          <w:kern w:val="28"/>
        </w:rPr>
        <w:t>ADDR_covgrp</w:t>
      </w:r>
      <w:proofErr w:type="spellEnd"/>
      <w:r>
        <w:rPr>
          <w:rFonts w:asciiTheme="majorHAnsi" w:eastAsiaTheme="majorEastAsia" w:hAnsiTheme="majorHAnsi" w:cstheme="majorBidi"/>
          <w:b/>
          <w:bCs/>
          <w:color w:val="E97132" w:themeColor="accent2"/>
          <w:spacing w:val="-10"/>
          <w:kern w:val="28"/>
        </w:rPr>
        <w:t>:</w:t>
      </w:r>
      <w:r w:rsidRPr="000D010A">
        <w:rPr>
          <w:rFonts w:asciiTheme="majorHAnsi" w:eastAsiaTheme="majorEastAsia" w:hAnsiTheme="majorHAnsi" w:cstheme="majorBidi"/>
          <w:b/>
          <w:bCs/>
          <w:color w:val="000000" w:themeColor="text1"/>
          <w:spacing w:val="-10"/>
          <w:kern w:val="28"/>
        </w:rPr>
        <w:t xml:space="preserve"> </w:t>
      </w:r>
      <w:r>
        <w:rPr>
          <w:rFonts w:asciiTheme="majorHAnsi" w:eastAsiaTheme="majorEastAsia" w:hAnsiTheme="majorHAnsi" w:cstheme="majorBidi"/>
          <w:b/>
          <w:bCs/>
          <w:color w:val="000000" w:themeColor="text1"/>
          <w:spacing w:val="-10"/>
          <w:kern w:val="28"/>
        </w:rPr>
        <w:t>Covering the changes &amp; transition</w:t>
      </w:r>
      <w:r w:rsidR="00DF1FD1">
        <w:rPr>
          <w:rFonts w:asciiTheme="majorHAnsi" w:eastAsiaTheme="majorEastAsia" w:hAnsiTheme="majorHAnsi" w:cstheme="majorBidi"/>
          <w:b/>
          <w:bCs/>
          <w:color w:val="000000" w:themeColor="text1"/>
          <w:spacing w:val="-10"/>
          <w:kern w:val="28"/>
        </w:rPr>
        <w:t>s</w:t>
      </w:r>
      <w:r>
        <w:rPr>
          <w:rFonts w:asciiTheme="majorHAnsi" w:eastAsiaTheme="majorEastAsia" w:hAnsiTheme="majorHAnsi" w:cstheme="majorBidi"/>
          <w:b/>
          <w:bCs/>
          <w:color w:val="000000" w:themeColor="text1"/>
          <w:spacing w:val="-10"/>
          <w:kern w:val="28"/>
        </w:rPr>
        <w:t xml:space="preserve"> of </w:t>
      </w:r>
      <w:r w:rsidR="009F14D4">
        <w:rPr>
          <w:rFonts w:asciiTheme="majorHAnsi" w:eastAsiaTheme="majorEastAsia" w:hAnsiTheme="majorHAnsi" w:cstheme="majorBidi"/>
          <w:b/>
          <w:bCs/>
          <w:color w:val="000000" w:themeColor="text1"/>
          <w:spacing w:val="-10"/>
          <w:kern w:val="28"/>
        </w:rPr>
        <w:t>HADDR</w:t>
      </w:r>
      <w:r>
        <w:rPr>
          <w:rFonts w:asciiTheme="majorHAnsi" w:eastAsiaTheme="majorEastAsia" w:hAnsiTheme="majorHAnsi" w:cstheme="majorBidi"/>
          <w:b/>
          <w:bCs/>
          <w:color w:val="000000" w:themeColor="text1"/>
          <w:spacing w:val="-10"/>
          <w:kern w:val="28"/>
        </w:rPr>
        <w:t>.</w:t>
      </w:r>
    </w:p>
    <w:p w14:paraId="5309AEFE" w14:textId="4BABC568" w:rsidR="00581D59" w:rsidRPr="005334F1" w:rsidRDefault="000D010A" w:rsidP="005334F1">
      <w:pPr>
        <w:pStyle w:val="ListParagraph"/>
        <w:numPr>
          <w:ilvl w:val="0"/>
          <w:numId w:val="10"/>
        </w:numPr>
        <w:rPr>
          <w:rFonts w:asciiTheme="majorHAnsi" w:eastAsiaTheme="majorEastAsia" w:hAnsiTheme="majorHAnsi" w:cstheme="majorBidi"/>
          <w:b/>
          <w:bCs/>
          <w:color w:val="E97132" w:themeColor="accent2"/>
          <w:spacing w:val="-10"/>
          <w:kern w:val="28"/>
        </w:rPr>
      </w:pPr>
      <w:proofErr w:type="spellStart"/>
      <w:r>
        <w:rPr>
          <w:rFonts w:asciiTheme="majorHAnsi" w:eastAsiaTheme="majorEastAsia" w:hAnsiTheme="majorHAnsi" w:cstheme="majorBidi"/>
          <w:b/>
          <w:bCs/>
          <w:color w:val="E97132" w:themeColor="accent2"/>
          <w:spacing w:val="-10"/>
          <w:kern w:val="28"/>
        </w:rPr>
        <w:t>HWDATA_covgrp</w:t>
      </w:r>
      <w:proofErr w:type="spellEnd"/>
      <w:r>
        <w:rPr>
          <w:rFonts w:asciiTheme="majorHAnsi" w:eastAsiaTheme="majorEastAsia" w:hAnsiTheme="majorHAnsi" w:cstheme="majorBidi"/>
          <w:b/>
          <w:bCs/>
          <w:color w:val="E97132" w:themeColor="accent2"/>
          <w:spacing w:val="-10"/>
          <w:kern w:val="28"/>
        </w:rPr>
        <w:t>:</w:t>
      </w:r>
      <w:r w:rsidRPr="000D010A">
        <w:rPr>
          <w:rFonts w:asciiTheme="majorHAnsi" w:eastAsiaTheme="majorEastAsia" w:hAnsiTheme="majorHAnsi" w:cstheme="majorBidi"/>
          <w:b/>
          <w:bCs/>
          <w:color w:val="000000" w:themeColor="text1"/>
          <w:spacing w:val="-10"/>
          <w:kern w:val="28"/>
        </w:rPr>
        <w:t xml:space="preserve"> </w:t>
      </w:r>
      <w:r>
        <w:rPr>
          <w:rFonts w:asciiTheme="majorHAnsi" w:eastAsiaTheme="majorEastAsia" w:hAnsiTheme="majorHAnsi" w:cstheme="majorBidi"/>
          <w:b/>
          <w:bCs/>
          <w:color w:val="000000" w:themeColor="text1"/>
          <w:spacing w:val="-10"/>
          <w:kern w:val="28"/>
        </w:rPr>
        <w:t>Covering the changes &amp; transition</w:t>
      </w:r>
      <w:r w:rsidR="00DF1FD1">
        <w:rPr>
          <w:rFonts w:asciiTheme="majorHAnsi" w:eastAsiaTheme="majorEastAsia" w:hAnsiTheme="majorHAnsi" w:cstheme="majorBidi"/>
          <w:b/>
          <w:bCs/>
          <w:color w:val="000000" w:themeColor="text1"/>
          <w:spacing w:val="-10"/>
          <w:kern w:val="28"/>
        </w:rPr>
        <w:t>s</w:t>
      </w:r>
      <w:r>
        <w:rPr>
          <w:rFonts w:asciiTheme="majorHAnsi" w:eastAsiaTheme="majorEastAsia" w:hAnsiTheme="majorHAnsi" w:cstheme="majorBidi"/>
          <w:b/>
          <w:bCs/>
          <w:color w:val="000000" w:themeColor="text1"/>
          <w:spacing w:val="-10"/>
          <w:kern w:val="28"/>
        </w:rPr>
        <w:t xml:space="preserve"> of the </w:t>
      </w:r>
      <w:r w:rsidR="009F14D4">
        <w:rPr>
          <w:rFonts w:asciiTheme="majorHAnsi" w:eastAsiaTheme="majorEastAsia" w:hAnsiTheme="majorHAnsi" w:cstheme="majorBidi"/>
          <w:b/>
          <w:bCs/>
          <w:color w:val="000000" w:themeColor="text1"/>
          <w:spacing w:val="-10"/>
          <w:kern w:val="28"/>
        </w:rPr>
        <w:t>HWDATA with all its different SIZEs</w:t>
      </w:r>
      <w:r>
        <w:rPr>
          <w:rFonts w:asciiTheme="majorHAnsi" w:eastAsiaTheme="majorEastAsia" w:hAnsiTheme="majorHAnsi" w:cstheme="majorBidi"/>
          <w:b/>
          <w:bCs/>
          <w:color w:val="000000" w:themeColor="text1"/>
          <w:spacing w:val="-10"/>
          <w:kern w:val="28"/>
        </w:rPr>
        <w:t>.</w:t>
      </w:r>
    </w:p>
    <w:p w14:paraId="38AEA3ED" w14:textId="1ED39C48" w:rsidR="00581D59" w:rsidRPr="00C06F70" w:rsidRDefault="00581D59" w:rsidP="00581D59">
      <w:pPr>
        <w:rPr>
          <w:rFonts w:asciiTheme="majorHAnsi" w:eastAsiaTheme="majorEastAsia" w:hAnsiTheme="majorHAnsi" w:cstheme="majorBidi"/>
          <w:b/>
          <w:bCs/>
          <w:color w:val="FFFFFF" w:themeColor="background1"/>
          <w:spacing w:val="-10"/>
          <w:kern w:val="28"/>
          <w:sz w:val="28"/>
          <w:szCs w:val="28"/>
        </w:rPr>
      </w:pPr>
      <w:r w:rsidRPr="00C06F70">
        <w:rPr>
          <w:rFonts w:asciiTheme="majorHAnsi" w:eastAsiaTheme="majorEastAsia" w:hAnsiTheme="majorHAnsi" w:cstheme="majorBidi"/>
          <w:b/>
          <w:bCs/>
          <w:color w:val="FFFFFF" w:themeColor="background1"/>
          <w:spacing w:val="-10"/>
          <w:kern w:val="28"/>
          <w:sz w:val="28"/>
          <w:szCs w:val="28"/>
          <w:highlight w:val="darkRed"/>
        </w:rPr>
        <w:t>Creation of the cover groups</w:t>
      </w:r>
    </w:p>
    <w:p w14:paraId="317315B6" w14:textId="6A52D856" w:rsidR="00581D59" w:rsidRPr="00581D59" w:rsidRDefault="009235F0" w:rsidP="00B44317">
      <w:pPr>
        <w:jc w:val="center"/>
        <w:rPr>
          <w:rFonts w:asciiTheme="majorHAnsi" w:eastAsiaTheme="majorEastAsia" w:hAnsiTheme="majorHAnsi" w:cstheme="majorBidi"/>
          <w:b/>
          <w:bCs/>
          <w:color w:val="E97132" w:themeColor="accent2"/>
          <w:spacing w:val="-10"/>
          <w:kern w:val="28"/>
          <w:sz w:val="28"/>
          <w:szCs w:val="28"/>
        </w:rPr>
      </w:pPr>
      <w:r>
        <w:rPr>
          <w:noProof/>
        </w:rPr>
        <w:drawing>
          <wp:inline distT="0" distB="0" distL="0" distR="0" wp14:anchorId="07423F80" wp14:editId="5F41D04C">
            <wp:extent cx="4011897" cy="1117600"/>
            <wp:effectExtent l="0" t="0" r="8255" b="6350"/>
            <wp:docPr id="5187898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89855" name="Picture 1" descr="A screen shot of a computer&#10;&#10;AI-generated content may be incorrect."/>
                    <pic:cNvPicPr/>
                  </pic:nvPicPr>
                  <pic:blipFill>
                    <a:blip r:embed="rId29"/>
                    <a:stretch>
                      <a:fillRect/>
                    </a:stretch>
                  </pic:blipFill>
                  <pic:spPr>
                    <a:xfrm>
                      <a:off x="0" y="0"/>
                      <a:ext cx="4017825" cy="1119251"/>
                    </a:xfrm>
                    <a:prstGeom prst="rect">
                      <a:avLst/>
                    </a:prstGeom>
                  </pic:spPr>
                </pic:pic>
              </a:graphicData>
            </a:graphic>
          </wp:inline>
        </w:drawing>
      </w:r>
    </w:p>
    <w:p w14:paraId="6D1A493E" w14:textId="6DEF897C" w:rsidR="0050579D" w:rsidRPr="00C06F70" w:rsidRDefault="00581D59" w:rsidP="0050579D">
      <w:pPr>
        <w:rPr>
          <w:rFonts w:asciiTheme="majorHAnsi" w:eastAsiaTheme="majorEastAsia" w:hAnsiTheme="majorHAnsi" w:cstheme="majorBidi"/>
          <w:b/>
          <w:bCs/>
          <w:color w:val="FFFFFF" w:themeColor="background1"/>
          <w:spacing w:val="-10"/>
          <w:kern w:val="28"/>
          <w:sz w:val="28"/>
          <w:szCs w:val="28"/>
        </w:rPr>
      </w:pPr>
      <w:r w:rsidRPr="00C06F70">
        <w:rPr>
          <w:rFonts w:asciiTheme="majorHAnsi" w:eastAsiaTheme="majorEastAsia" w:hAnsiTheme="majorHAnsi" w:cstheme="majorBidi"/>
          <w:b/>
          <w:bCs/>
          <w:color w:val="FFFFFF" w:themeColor="background1"/>
          <w:spacing w:val="-10"/>
          <w:kern w:val="28"/>
          <w:sz w:val="28"/>
          <w:szCs w:val="28"/>
          <w:highlight w:val="darkRed"/>
        </w:rPr>
        <w:t>Sampling of the cover groups</w:t>
      </w:r>
    </w:p>
    <w:p w14:paraId="522C9708" w14:textId="4EA7D2A3" w:rsidR="00E10FB3" w:rsidRDefault="00402CA7" w:rsidP="00402CA7">
      <w:pPr>
        <w:jc w:val="center"/>
        <w:rPr>
          <w:rFonts w:asciiTheme="majorHAnsi" w:eastAsiaTheme="majorEastAsia" w:hAnsiTheme="majorHAnsi" w:cstheme="majorBidi"/>
          <w:b/>
          <w:bCs/>
          <w:color w:val="E97132" w:themeColor="accent2"/>
          <w:spacing w:val="-10"/>
          <w:kern w:val="28"/>
        </w:rPr>
      </w:pPr>
      <w:r>
        <w:rPr>
          <w:noProof/>
        </w:rPr>
        <w:drawing>
          <wp:inline distT="0" distB="0" distL="0" distR="0" wp14:anchorId="17488644" wp14:editId="27E96367">
            <wp:extent cx="4578315" cy="920750"/>
            <wp:effectExtent l="0" t="0" r="0" b="0"/>
            <wp:docPr id="643573543"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3543" name="Picture 1" descr="A blue square with white text&#10;&#10;AI-generated content may be incorrect."/>
                    <pic:cNvPicPr/>
                  </pic:nvPicPr>
                  <pic:blipFill>
                    <a:blip r:embed="rId30"/>
                    <a:stretch>
                      <a:fillRect/>
                    </a:stretch>
                  </pic:blipFill>
                  <pic:spPr>
                    <a:xfrm>
                      <a:off x="0" y="0"/>
                      <a:ext cx="4582730" cy="921638"/>
                    </a:xfrm>
                    <a:prstGeom prst="rect">
                      <a:avLst/>
                    </a:prstGeom>
                  </pic:spPr>
                </pic:pic>
              </a:graphicData>
            </a:graphic>
          </wp:inline>
        </w:drawing>
      </w:r>
    </w:p>
    <w:p w14:paraId="5ED498EF" w14:textId="77777777" w:rsidR="00C059AA" w:rsidRDefault="00C059AA" w:rsidP="00402CA7">
      <w:pPr>
        <w:rPr>
          <w:rFonts w:asciiTheme="majorHAnsi" w:eastAsiaTheme="majorEastAsia" w:hAnsiTheme="majorHAnsi" w:cstheme="majorBidi"/>
          <w:b/>
          <w:bCs/>
          <w:color w:val="E97132" w:themeColor="accent2"/>
          <w:spacing w:val="-10"/>
          <w:kern w:val="28"/>
        </w:rPr>
        <w:sectPr w:rsidR="00C059AA" w:rsidSect="00DE1F84">
          <w:headerReference w:type="default" r:id="rId31"/>
          <w:pgSz w:w="12240" w:h="15840"/>
          <w:pgMar w:top="720" w:right="720" w:bottom="720" w:left="720" w:header="708" w:footer="708" w:gutter="0"/>
          <w:cols w:space="708"/>
          <w:docGrid w:linePitch="360"/>
        </w:sectPr>
      </w:pPr>
    </w:p>
    <w:p w14:paraId="73B099BD" w14:textId="77777777" w:rsidR="00E10FB3" w:rsidRDefault="00E10FB3" w:rsidP="00402CA7">
      <w:pPr>
        <w:rPr>
          <w:rFonts w:asciiTheme="majorHAnsi" w:eastAsiaTheme="majorEastAsia" w:hAnsiTheme="majorHAnsi" w:cstheme="majorBidi"/>
          <w:b/>
          <w:bCs/>
          <w:color w:val="E97132" w:themeColor="accent2"/>
          <w:spacing w:val="-10"/>
          <w:kern w:val="28"/>
        </w:rPr>
      </w:pPr>
    </w:p>
    <w:p w14:paraId="36C60725" w14:textId="77777777" w:rsidR="00993E93" w:rsidRDefault="00993E93" w:rsidP="00E10FB3">
      <w:pPr>
        <w:jc w:val="center"/>
        <w:rPr>
          <w:rFonts w:asciiTheme="majorHAnsi" w:eastAsiaTheme="majorEastAsia" w:hAnsiTheme="majorHAnsi" w:cstheme="majorBidi"/>
          <w:b/>
          <w:bCs/>
          <w:color w:val="E97132" w:themeColor="accent2"/>
          <w:spacing w:val="-10"/>
          <w:kern w:val="28"/>
        </w:rPr>
      </w:pPr>
    </w:p>
    <w:p w14:paraId="78C39945" w14:textId="77777777" w:rsidR="00993E93" w:rsidRDefault="00993E93" w:rsidP="00412FC8">
      <w:pPr>
        <w:rPr>
          <w:rFonts w:asciiTheme="majorHAnsi" w:eastAsiaTheme="majorEastAsia" w:hAnsiTheme="majorHAnsi" w:cstheme="majorBidi"/>
          <w:b/>
          <w:bCs/>
          <w:color w:val="E97132" w:themeColor="accent2"/>
          <w:spacing w:val="-10"/>
          <w:kern w:val="28"/>
        </w:rPr>
      </w:pPr>
    </w:p>
    <w:p w14:paraId="4B799400" w14:textId="0902E13F" w:rsidR="00993E93" w:rsidRPr="000E78B5" w:rsidRDefault="00812E0A" w:rsidP="00E10FB3">
      <w:pPr>
        <w:jc w:val="center"/>
        <w:rPr>
          <w:rFonts w:asciiTheme="majorHAnsi" w:eastAsiaTheme="majorEastAsia" w:hAnsiTheme="majorHAnsi" w:cstheme="majorBidi"/>
          <w:b/>
          <w:bCs/>
          <w:color w:val="0E2841" w:themeColor="text2"/>
          <w:spacing w:val="-10"/>
          <w:kern w:val="28"/>
          <w:sz w:val="44"/>
          <w:szCs w:val="44"/>
        </w:rPr>
      </w:pPr>
      <w:r w:rsidRPr="000E78B5">
        <w:rPr>
          <w:rFonts w:asciiTheme="majorHAnsi" w:eastAsiaTheme="majorEastAsia" w:hAnsiTheme="majorHAnsi" w:cstheme="majorBidi"/>
          <w:b/>
          <w:bCs/>
          <w:color w:val="0E2841" w:themeColor="text2"/>
          <w:spacing w:val="-10"/>
          <w:kern w:val="28"/>
          <w:sz w:val="44"/>
          <w:szCs w:val="44"/>
        </w:rPr>
        <w:lastRenderedPageBreak/>
        <w:t>Verification of a reconfigurable, pipelined AMBA AHB lite using UVM and SVA</w:t>
      </w:r>
    </w:p>
    <w:p w14:paraId="5A207412" w14:textId="650D35B2" w:rsidR="000E78B5" w:rsidRPr="00B13A2A" w:rsidRDefault="000E78B5" w:rsidP="00B13A2A">
      <w:pPr>
        <w:rPr>
          <w:rFonts w:asciiTheme="majorHAnsi" w:eastAsiaTheme="majorEastAsia" w:hAnsiTheme="majorHAnsi" w:cstheme="majorBidi"/>
          <w:b/>
          <w:bCs/>
          <w:color w:val="C00000"/>
          <w:spacing w:val="-10"/>
          <w:kern w:val="28"/>
          <w:sz w:val="36"/>
          <w:szCs w:val="36"/>
        </w:rPr>
      </w:pPr>
      <w:r w:rsidRPr="000E78B5">
        <w:rPr>
          <w:rFonts w:asciiTheme="majorHAnsi" w:eastAsiaTheme="majorEastAsia" w:hAnsiTheme="majorHAnsi" w:cstheme="majorBidi"/>
          <w:b/>
          <w:bCs/>
          <w:color w:val="C00000"/>
          <w:spacing w:val="-10"/>
          <w:kern w:val="28"/>
          <w:sz w:val="36"/>
          <w:szCs w:val="36"/>
        </w:rPr>
        <w:t xml:space="preserve">Starting with the </w:t>
      </w:r>
      <w:proofErr w:type="spellStart"/>
      <w:r w:rsidRPr="000E78B5">
        <w:rPr>
          <w:rFonts w:asciiTheme="majorHAnsi" w:eastAsiaTheme="majorEastAsia" w:hAnsiTheme="majorHAnsi" w:cstheme="majorBidi"/>
          <w:b/>
          <w:bCs/>
          <w:color w:val="C00000"/>
          <w:spacing w:val="-10"/>
          <w:kern w:val="28"/>
          <w:sz w:val="36"/>
          <w:szCs w:val="36"/>
        </w:rPr>
        <w:t>uvm</w:t>
      </w:r>
      <w:proofErr w:type="spellEnd"/>
      <w:r w:rsidRPr="000E78B5">
        <w:rPr>
          <w:rFonts w:asciiTheme="majorHAnsi" w:eastAsiaTheme="majorEastAsia" w:hAnsiTheme="majorHAnsi" w:cstheme="majorBidi"/>
          <w:b/>
          <w:bCs/>
          <w:color w:val="C00000"/>
          <w:spacing w:val="-10"/>
          <w:kern w:val="28"/>
          <w:sz w:val="36"/>
          <w:szCs w:val="36"/>
        </w:rPr>
        <w:t xml:space="preserve"> hierarchy:</w:t>
      </w:r>
    </w:p>
    <w:p w14:paraId="48F4FC33" w14:textId="0A3C229C" w:rsidR="00993E93" w:rsidRDefault="00B13A2A" w:rsidP="00B13A2A">
      <w:pPr>
        <w:jc w:val="center"/>
        <w:rPr>
          <w:rFonts w:asciiTheme="majorHAnsi" w:eastAsiaTheme="majorEastAsia" w:hAnsiTheme="majorHAnsi" w:cstheme="majorBidi"/>
          <w:b/>
          <w:bCs/>
          <w:color w:val="E97132" w:themeColor="accent2"/>
          <w:spacing w:val="-10"/>
          <w:kern w:val="28"/>
        </w:rPr>
      </w:pPr>
      <w:r>
        <w:rPr>
          <w:rFonts w:asciiTheme="majorHAnsi" w:eastAsiaTheme="majorEastAsia" w:hAnsiTheme="majorHAnsi" w:cstheme="majorBidi"/>
          <w:b/>
          <w:bCs/>
          <w:noProof/>
          <w:color w:val="E97132" w:themeColor="accent2"/>
          <w:spacing w:val="-10"/>
          <w:kern w:val="28"/>
        </w:rPr>
        <w:drawing>
          <wp:inline distT="0" distB="0" distL="0" distR="0" wp14:anchorId="400875DE" wp14:editId="5083C8AC">
            <wp:extent cx="5486400" cy="4971796"/>
            <wp:effectExtent l="0" t="0" r="0" b="635"/>
            <wp:docPr id="46308404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84044" name="Picture 34"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1608" cy="4976515"/>
                    </a:xfrm>
                    <a:prstGeom prst="rect">
                      <a:avLst/>
                    </a:prstGeom>
                  </pic:spPr>
                </pic:pic>
              </a:graphicData>
            </a:graphic>
          </wp:inline>
        </w:drawing>
      </w:r>
      <w:r w:rsidR="00812E0A">
        <w:rPr>
          <w:rFonts w:asciiTheme="majorHAnsi" w:eastAsiaTheme="majorEastAsia" w:hAnsiTheme="majorHAnsi" w:cstheme="majorBidi"/>
          <w:b/>
          <w:bCs/>
          <w:color w:val="E97132" w:themeColor="accent2"/>
          <w:spacing w:val="-10"/>
          <w:kern w:val="28"/>
        </w:rPr>
        <w:br/>
      </w:r>
    </w:p>
    <w:p w14:paraId="295E2A86" w14:textId="77777777" w:rsidR="00993E93" w:rsidRDefault="00993E93" w:rsidP="00E10FB3">
      <w:pPr>
        <w:jc w:val="center"/>
        <w:rPr>
          <w:rFonts w:asciiTheme="majorHAnsi" w:eastAsiaTheme="majorEastAsia" w:hAnsiTheme="majorHAnsi" w:cstheme="majorBidi"/>
          <w:b/>
          <w:bCs/>
          <w:color w:val="E97132" w:themeColor="accent2"/>
          <w:spacing w:val="-10"/>
          <w:kern w:val="28"/>
        </w:rPr>
      </w:pPr>
    </w:p>
    <w:p w14:paraId="7BEF831F" w14:textId="77777777" w:rsidR="00993E93" w:rsidRDefault="00993E93" w:rsidP="00B13A2A">
      <w:pPr>
        <w:rPr>
          <w:rFonts w:asciiTheme="majorHAnsi" w:eastAsiaTheme="majorEastAsia" w:hAnsiTheme="majorHAnsi" w:cstheme="majorBidi"/>
          <w:b/>
          <w:bCs/>
          <w:color w:val="E97132" w:themeColor="accent2"/>
          <w:spacing w:val="-10"/>
          <w:kern w:val="28"/>
        </w:rPr>
      </w:pPr>
    </w:p>
    <w:p w14:paraId="1F304C91" w14:textId="77777777" w:rsidR="00B13A2A" w:rsidRDefault="00B13A2A" w:rsidP="00B13A2A">
      <w:pPr>
        <w:rPr>
          <w:rFonts w:asciiTheme="majorHAnsi" w:eastAsiaTheme="majorEastAsia" w:hAnsiTheme="majorHAnsi" w:cstheme="majorBidi"/>
          <w:b/>
          <w:bCs/>
          <w:color w:val="E97132" w:themeColor="accent2"/>
          <w:spacing w:val="-10"/>
          <w:kern w:val="28"/>
        </w:rPr>
      </w:pPr>
    </w:p>
    <w:p w14:paraId="70C4543A" w14:textId="77777777" w:rsidR="00B13A2A" w:rsidRDefault="00B13A2A" w:rsidP="00B13A2A">
      <w:pPr>
        <w:rPr>
          <w:rFonts w:asciiTheme="majorHAnsi" w:eastAsiaTheme="majorEastAsia" w:hAnsiTheme="majorHAnsi" w:cstheme="majorBidi"/>
          <w:b/>
          <w:bCs/>
          <w:color w:val="E97132" w:themeColor="accent2"/>
          <w:spacing w:val="-10"/>
          <w:kern w:val="28"/>
        </w:rPr>
      </w:pPr>
    </w:p>
    <w:p w14:paraId="513D9DA0" w14:textId="77777777" w:rsidR="00B13A2A" w:rsidRDefault="00B13A2A" w:rsidP="00B13A2A">
      <w:pPr>
        <w:rPr>
          <w:rFonts w:asciiTheme="majorHAnsi" w:eastAsiaTheme="majorEastAsia" w:hAnsiTheme="majorHAnsi" w:cstheme="majorBidi"/>
          <w:b/>
          <w:bCs/>
          <w:color w:val="E97132" w:themeColor="accent2"/>
          <w:spacing w:val="-10"/>
          <w:kern w:val="28"/>
        </w:rPr>
      </w:pPr>
    </w:p>
    <w:p w14:paraId="5A24CAC5" w14:textId="77777777" w:rsidR="00B13A2A" w:rsidRDefault="00B13A2A" w:rsidP="00B13A2A">
      <w:pPr>
        <w:rPr>
          <w:rFonts w:asciiTheme="majorHAnsi" w:eastAsiaTheme="majorEastAsia" w:hAnsiTheme="majorHAnsi" w:cstheme="majorBidi"/>
          <w:b/>
          <w:bCs/>
          <w:color w:val="E97132" w:themeColor="accent2"/>
          <w:spacing w:val="-10"/>
          <w:kern w:val="28"/>
        </w:rPr>
      </w:pPr>
    </w:p>
    <w:p w14:paraId="0B857281" w14:textId="4E899DBC" w:rsidR="00587B46" w:rsidRDefault="00587B46" w:rsidP="00587B46">
      <w:pPr>
        <w:rPr>
          <w:rFonts w:asciiTheme="majorHAnsi" w:eastAsiaTheme="majorEastAsia" w:hAnsiTheme="majorHAnsi" w:cstheme="majorBidi"/>
          <w:b/>
          <w:bCs/>
          <w:color w:val="E97132" w:themeColor="accent2"/>
          <w:spacing w:val="-10"/>
          <w:kern w:val="28"/>
        </w:rPr>
      </w:pPr>
      <w:r w:rsidRPr="00454D30">
        <w:rPr>
          <w:rFonts w:asciiTheme="majorHAnsi" w:eastAsiaTheme="majorEastAsia" w:hAnsiTheme="majorHAnsi" w:cstheme="majorBidi"/>
          <w:b/>
          <w:bCs/>
          <w:color w:val="0E2841" w:themeColor="text2"/>
          <w:spacing w:val="-10"/>
          <w:kern w:val="28"/>
          <w:sz w:val="40"/>
          <w:szCs w:val="40"/>
        </w:rPr>
        <w:lastRenderedPageBreak/>
        <w:t>Issues faced during the verification process:</w:t>
      </w:r>
    </w:p>
    <w:p w14:paraId="5C4A923F" w14:textId="522541D9" w:rsidR="00512BF2" w:rsidRDefault="005B7F10" w:rsidP="00512BF2">
      <w:pPr>
        <w:pStyle w:val="ListParagraph"/>
        <w:numPr>
          <w:ilvl w:val="0"/>
          <w:numId w:val="26"/>
        </w:numPr>
        <w:rPr>
          <w:rFonts w:asciiTheme="majorHAnsi" w:eastAsiaTheme="majorEastAsia" w:hAnsiTheme="majorHAnsi" w:cstheme="majorBidi"/>
          <w:b/>
          <w:bCs/>
          <w:color w:val="000000" w:themeColor="text1"/>
          <w:spacing w:val="-10"/>
          <w:kern w:val="28"/>
          <w:sz w:val="28"/>
          <w:szCs w:val="28"/>
        </w:rPr>
      </w:pPr>
      <w:r w:rsidRPr="005B7F10">
        <w:rPr>
          <w:rFonts w:asciiTheme="majorHAnsi" w:eastAsiaTheme="majorEastAsia" w:hAnsiTheme="majorHAnsi" w:cstheme="majorBidi"/>
          <w:b/>
          <w:bCs/>
          <w:noProof/>
          <w:color w:val="000000" w:themeColor="text1"/>
          <w:spacing w:val="-10"/>
          <w:kern w:val="28"/>
        </w:rPr>
        <mc:AlternateContent>
          <mc:Choice Requires="wps">
            <w:drawing>
              <wp:anchor distT="45720" distB="45720" distL="114300" distR="114300" simplePos="0" relativeHeight="251658264" behindDoc="0" locked="0" layoutInCell="1" allowOverlap="1" wp14:anchorId="457869DA" wp14:editId="6D46810A">
                <wp:simplePos x="0" y="0"/>
                <wp:positionH relativeFrom="page">
                  <wp:posOffset>4321834</wp:posOffset>
                </wp:positionH>
                <wp:positionV relativeFrom="page">
                  <wp:posOffset>1708030</wp:posOffset>
                </wp:positionV>
                <wp:extent cx="3321050" cy="1915064"/>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915064"/>
                        </a:xfrm>
                        <a:prstGeom prst="rect">
                          <a:avLst/>
                        </a:prstGeom>
                        <a:noFill/>
                        <a:ln w="9525">
                          <a:noFill/>
                          <a:miter lim="800000"/>
                          <a:headEnd/>
                          <a:tailEnd/>
                        </a:ln>
                      </wps:spPr>
                      <wps:txbx>
                        <w:txbxContent>
                          <w:p w14:paraId="596F2D67" w14:textId="4BD0EC30" w:rsidR="00512BF2" w:rsidRPr="00512BF2" w:rsidRDefault="00512BF2" w:rsidP="00B715CF">
                            <w:pPr>
                              <w:numPr>
                                <w:ilvl w:val="0"/>
                                <w:numId w:val="31"/>
                              </w:numPr>
                              <w:rPr>
                                <w:b/>
                                <w:bCs/>
                              </w:rPr>
                            </w:pPr>
                            <w:r w:rsidRPr="005B7F10">
                              <w:rPr>
                                <w:b/>
                                <w:bCs/>
                                <w:color w:val="FFFFFF" w:themeColor="background1"/>
                                <w:highlight w:val="darkRed"/>
                              </w:rPr>
                              <w:t>Always blocks</w:t>
                            </w:r>
                            <w:r w:rsidR="005B7F10">
                              <w:rPr>
                                <w:b/>
                                <w:bCs/>
                                <w:color w:val="FFFFFF" w:themeColor="background1"/>
                                <w:highlight w:val="darkRed"/>
                              </w:rPr>
                              <w:t>, counters &amp;</w:t>
                            </w:r>
                            <w:r w:rsidRPr="005B7F10">
                              <w:rPr>
                                <w:b/>
                                <w:bCs/>
                                <w:color w:val="FFFFFF" w:themeColor="background1"/>
                                <w:highlight w:val="darkRed"/>
                              </w:rPr>
                              <w:t xml:space="preserve"> flag control</w:t>
                            </w:r>
                            <w:r w:rsidRPr="00512BF2">
                              <w:rPr>
                                <w:b/>
                                <w:bCs/>
                                <w:color w:val="FFFFFF" w:themeColor="background1"/>
                              </w:rPr>
                              <w:br/>
                            </w:r>
                            <w:r w:rsidR="00B715CF">
                              <w:t>But then, using always blocks &amp; control flags to mimic the behavior of pipelined stages seemed far</w:t>
                            </w:r>
                            <w:r w:rsidR="00B22070">
                              <w:t xml:space="preserve"> </w:t>
                            </w:r>
                            <w:r w:rsidR="00B715CF">
                              <w:t>maintainable</w:t>
                            </w:r>
                            <w:r w:rsidR="00B22070">
                              <w:t>, easier</w:t>
                            </w:r>
                            <w:r w:rsidR="00B715CF">
                              <w:t xml:space="preserve"> to us</w:t>
                            </w:r>
                            <w:r w:rsidR="00B22070">
                              <w:t xml:space="preserve">e &amp; debug. </w:t>
                            </w:r>
                            <w:r w:rsidR="00B715CF">
                              <w:t>Also, much less of a hassle</w:t>
                            </w:r>
                            <w:r w:rsidR="005B7F10">
                              <w:t xml:space="preserve"> &amp; different simulators have no hand in affecting the functionality due to different behaviors</w:t>
                            </w:r>
                            <w:r w:rsidR="00B715CF">
                              <w:t>.</w:t>
                            </w:r>
                          </w:p>
                          <w:p w14:paraId="102BB8FA" w14:textId="496C3C5F" w:rsidR="00512BF2" w:rsidRDefault="00512B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869DA" id="_x0000_s1047" type="#_x0000_t202" style="position:absolute;left:0;text-align:left;margin-left:340.3pt;margin-top:134.5pt;width:261.5pt;height:150.8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" filled="f" stroked="f">
                <v:textbox>
                  <w:txbxContent>
                    <w:p w14:paraId="596F2D67" w14:textId="4BD0EC30" w:rsidR="00512BF2" w:rsidRPr="00512BF2" w:rsidRDefault="00512BF2" w:rsidP="00B715CF">
                      <w:pPr>
                        <w:numPr>
                          <w:ilvl w:val="0"/>
                          <w:numId w:val="31"/>
                        </w:numPr>
                        <w:rPr>
                          <w:b/>
                          <w:bCs/>
                        </w:rPr>
                      </w:pPr>
                      <w:r w:rsidRPr="005B7F10">
                        <w:rPr>
                          <w:b/>
                          <w:bCs/>
                          <w:color w:val="FFFFFF" w:themeColor="background1"/>
                          <w:highlight w:val="darkRed"/>
                        </w:rPr>
                        <w:t>Always blocks</w:t>
                      </w:r>
                      <w:r w:rsidR="005B7F10">
                        <w:rPr>
                          <w:b/>
                          <w:bCs/>
                          <w:color w:val="FFFFFF" w:themeColor="background1"/>
                          <w:highlight w:val="darkRed"/>
                        </w:rPr>
                        <w:t>, counters &amp;</w:t>
                      </w:r>
                      <w:r w:rsidRPr="005B7F10">
                        <w:rPr>
                          <w:b/>
                          <w:bCs/>
                          <w:color w:val="FFFFFF" w:themeColor="background1"/>
                          <w:highlight w:val="darkRed"/>
                        </w:rPr>
                        <w:t xml:space="preserve"> flag control</w:t>
                      </w:r>
                      <w:r w:rsidRPr="00512BF2">
                        <w:rPr>
                          <w:b/>
                          <w:bCs/>
                          <w:color w:val="FFFFFF" w:themeColor="background1"/>
                        </w:rPr>
                        <w:br/>
                      </w:r>
                      <w:r w:rsidR="00B715CF">
                        <w:t>But then, using always blocks &amp; control flags to mimic the behavior of pipelined stages seemed far</w:t>
                      </w:r>
                      <w:r w:rsidR="00B22070">
                        <w:t xml:space="preserve"> </w:t>
                      </w:r>
                      <w:r w:rsidR="00B715CF">
                        <w:t>maintainable</w:t>
                      </w:r>
                      <w:r w:rsidR="00B22070">
                        <w:t>, easier</w:t>
                      </w:r>
                      <w:r w:rsidR="00B715CF">
                        <w:t xml:space="preserve"> to us</w:t>
                      </w:r>
                      <w:r w:rsidR="00B22070">
                        <w:t xml:space="preserve">e &amp; debug. </w:t>
                      </w:r>
                      <w:r w:rsidR="00B715CF">
                        <w:t>Also, much less of a hassle</w:t>
                      </w:r>
                      <w:r w:rsidR="005B7F10">
                        <w:t xml:space="preserve"> &amp; different simulators have no hand in affecting the functionality due to different behaviors</w:t>
                      </w:r>
                      <w:r w:rsidR="00B715CF">
                        <w:t>.</w:t>
                      </w:r>
                    </w:p>
                    <w:p w14:paraId="102BB8FA" w14:textId="496C3C5F" w:rsidR="00512BF2" w:rsidRDefault="00512BF2"/>
                  </w:txbxContent>
                </v:textbox>
                <w10:wrap type="square" anchorx="page" anchory="page"/>
              </v:shape>
            </w:pict>
          </mc:Fallback>
        </mc:AlternateContent>
      </w:r>
      <w:r w:rsidRPr="005B7F10">
        <w:rPr>
          <w:rFonts w:asciiTheme="majorHAnsi" w:eastAsiaTheme="majorEastAsia" w:hAnsiTheme="majorHAnsi" w:cstheme="majorBidi"/>
          <w:b/>
          <w:bCs/>
          <w:noProof/>
          <w:color w:val="000000" w:themeColor="text1"/>
          <w:spacing w:val="-10"/>
          <w:kern w:val="28"/>
        </w:rPr>
        <mc:AlternateContent>
          <mc:Choice Requires="wps">
            <w:drawing>
              <wp:anchor distT="0" distB="0" distL="114300" distR="114300" simplePos="0" relativeHeight="251658265" behindDoc="0" locked="0" layoutInCell="1" allowOverlap="1" wp14:anchorId="538A0726" wp14:editId="059B0C82">
                <wp:simplePos x="0" y="0"/>
                <wp:positionH relativeFrom="margin">
                  <wp:posOffset>2583180</wp:posOffset>
                </wp:positionH>
                <wp:positionV relativeFrom="page">
                  <wp:posOffset>1725930</wp:posOffset>
                </wp:positionV>
                <wp:extent cx="1699260" cy="922655"/>
                <wp:effectExtent l="0" t="19050" r="0" b="0"/>
                <wp:wrapNone/>
                <wp:docPr id="351872854" name="Arrow: Curved Up 21"/>
                <wp:cNvGraphicFramePr/>
                <a:graphic xmlns:a="http://schemas.openxmlformats.org/drawingml/2006/main">
                  <a:graphicData uri="http://schemas.microsoft.com/office/word/2010/wordprocessingShape">
                    <wps:wsp>
                      <wps:cNvSpPr/>
                      <wps:spPr>
                        <a:xfrm rot="10800000">
                          <a:off x="0" y="0"/>
                          <a:ext cx="1699260" cy="922655"/>
                        </a:xfrm>
                        <a:prstGeom prst="curvedUpArrow">
                          <a:avLst/>
                        </a:prstGeom>
                        <a:solidFill>
                          <a:srgbClr val="74123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FCA8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1" o:spid="_x0000_s1026" type="#_x0000_t104" style="position:absolute;margin-left:203.4pt;margin-top:135.9pt;width:133.8pt;height:72.65pt;rotation:180;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" adj="15736,20134,5400" fillcolor="#741230" stroked="f">
                <w10:wrap anchorx="margin" anchory="page"/>
              </v:shape>
            </w:pict>
          </mc:Fallback>
        </mc:AlternateContent>
      </w:r>
      <w:r w:rsidRPr="005B7F10">
        <w:rPr>
          <w:rFonts w:asciiTheme="majorHAnsi" w:eastAsiaTheme="majorEastAsia" w:hAnsiTheme="majorHAnsi" w:cstheme="majorBidi"/>
          <w:b/>
          <w:bCs/>
          <w:noProof/>
          <w:color w:val="000000" w:themeColor="text1"/>
          <w:spacing w:val="-10"/>
          <w:kern w:val="28"/>
        </w:rPr>
        <mc:AlternateContent>
          <mc:Choice Requires="wps">
            <w:drawing>
              <wp:anchor distT="45720" distB="45720" distL="114300" distR="114300" simplePos="0" relativeHeight="251658266" behindDoc="0" locked="0" layoutInCell="1" allowOverlap="1" wp14:anchorId="2C91C773" wp14:editId="3AFC5F93">
                <wp:simplePos x="0" y="0"/>
                <wp:positionH relativeFrom="page">
                  <wp:posOffset>-49901</wp:posOffset>
                </wp:positionH>
                <wp:positionV relativeFrom="page">
                  <wp:posOffset>1707515</wp:posOffset>
                </wp:positionV>
                <wp:extent cx="3208655" cy="2061210"/>
                <wp:effectExtent l="0" t="0" r="0" b="0"/>
                <wp:wrapSquare wrapText="bothSides"/>
                <wp:docPr id="8671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2061210"/>
                        </a:xfrm>
                        <a:prstGeom prst="rect">
                          <a:avLst/>
                        </a:prstGeom>
                        <a:noFill/>
                        <a:ln w="9525">
                          <a:noFill/>
                          <a:miter lim="800000"/>
                          <a:headEnd/>
                          <a:tailEnd/>
                        </a:ln>
                      </wps:spPr>
                      <wps:txbx>
                        <w:txbxContent>
                          <w:p w14:paraId="041F2D3B" w14:textId="4EB10AC8" w:rsidR="00512BF2" w:rsidRPr="00512BF2" w:rsidRDefault="00B715CF" w:rsidP="00B22070">
                            <w:pPr>
                              <w:numPr>
                                <w:ilvl w:val="0"/>
                                <w:numId w:val="30"/>
                              </w:numPr>
                              <w:jc w:val="both"/>
                              <w:rPr>
                                <w:b/>
                                <w:bCs/>
                              </w:rPr>
                            </w:pPr>
                            <w:r w:rsidRPr="005B7F10">
                              <w:rPr>
                                <w:b/>
                                <w:bCs/>
                                <w:color w:val="FFFFFF" w:themeColor="background1"/>
                                <w:highlight w:val="darkRed"/>
                              </w:rPr>
                              <w:t>Reentrant</w:t>
                            </w:r>
                            <w:r w:rsidR="005B7F10" w:rsidRPr="005B7F10">
                              <w:rPr>
                                <w:b/>
                                <w:bCs/>
                                <w:color w:val="FFFFFF" w:themeColor="background1"/>
                                <w:highlight w:val="darkRed"/>
                              </w:rPr>
                              <w:t xml:space="preserve"> </w:t>
                            </w:r>
                            <w:r w:rsidRPr="005B7F10">
                              <w:rPr>
                                <w:b/>
                                <w:bCs/>
                                <w:color w:val="FFFFFF" w:themeColor="background1"/>
                                <w:highlight w:val="darkRed"/>
                              </w:rPr>
                              <w:t>tasks, events &amp; fork-joins</w:t>
                            </w:r>
                            <w:r w:rsidR="00512BF2" w:rsidRPr="00512BF2">
                              <w:rPr>
                                <w:b/>
                                <w:bCs/>
                              </w:rPr>
                              <w:br/>
                            </w:r>
                            <w:r w:rsidR="00512BF2" w:rsidRPr="00512BF2">
                              <w:t xml:space="preserve">At </w:t>
                            </w:r>
                            <w:r w:rsidRPr="00512BF2">
                              <w:t>first,</w:t>
                            </w:r>
                            <w:r w:rsidR="00512BF2" w:rsidRPr="00512BF2">
                              <w:t xml:space="preserve"> I thought about making a mix of reentrant functions, tasks and </w:t>
                            </w:r>
                            <w:proofErr w:type="spellStart"/>
                            <w:r w:rsidR="00B22070" w:rsidRPr="00512BF2">
                              <w:t>utili</w:t>
                            </w:r>
                            <w:r w:rsidR="00B22070">
                              <w:t>s</w:t>
                            </w:r>
                            <w:r w:rsidR="00B22070" w:rsidRPr="00512BF2">
                              <w:t>ing</w:t>
                            </w:r>
                            <w:proofErr w:type="spellEnd"/>
                            <w:r w:rsidR="00512BF2" w:rsidRPr="00512BF2">
                              <w:t xml:space="preserve"> fork - joins to </w:t>
                            </w:r>
                            <w:r w:rsidRPr="00512BF2">
                              <w:t>mimic</w:t>
                            </w:r>
                            <w:r w:rsidR="00512BF2" w:rsidRPr="00512BF2">
                              <w:t xml:space="preserve"> the pipelining of the design. Initially, it seemed to work, </w:t>
                            </w:r>
                            <w:r w:rsidR="00B22070">
                              <w:t>but it requires a lot of resources and is less reliable to debug &amp; use. Also, different simulators behave differently with some of the elements used.</w:t>
                            </w:r>
                          </w:p>
                          <w:p w14:paraId="3B16E9E7" w14:textId="77777777" w:rsidR="00B715CF" w:rsidRDefault="00B715CF" w:rsidP="00B715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1C773" id="_x0000_s1048" type="#_x0000_t202" style="position:absolute;left:0;text-align:left;margin-left:-3.95pt;margin-top:134.45pt;width:252.65pt;height:162.3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" filled="f" stroked="f">
                <v:textbox>
                  <w:txbxContent>
                    <w:p w14:paraId="041F2D3B" w14:textId="4EB10AC8" w:rsidR="00512BF2" w:rsidRPr="00512BF2" w:rsidRDefault="00B715CF" w:rsidP="00B22070">
                      <w:pPr>
                        <w:numPr>
                          <w:ilvl w:val="0"/>
                          <w:numId w:val="30"/>
                        </w:numPr>
                        <w:jc w:val="both"/>
                        <w:rPr>
                          <w:b/>
                          <w:bCs/>
                        </w:rPr>
                      </w:pPr>
                      <w:r w:rsidRPr="005B7F10">
                        <w:rPr>
                          <w:b/>
                          <w:bCs/>
                          <w:color w:val="FFFFFF" w:themeColor="background1"/>
                          <w:highlight w:val="darkRed"/>
                        </w:rPr>
                        <w:t>Reentrant</w:t>
                      </w:r>
                      <w:r w:rsidR="005B7F10" w:rsidRPr="005B7F10">
                        <w:rPr>
                          <w:b/>
                          <w:bCs/>
                          <w:color w:val="FFFFFF" w:themeColor="background1"/>
                          <w:highlight w:val="darkRed"/>
                        </w:rPr>
                        <w:t xml:space="preserve"> </w:t>
                      </w:r>
                      <w:r w:rsidRPr="005B7F10">
                        <w:rPr>
                          <w:b/>
                          <w:bCs/>
                          <w:color w:val="FFFFFF" w:themeColor="background1"/>
                          <w:highlight w:val="darkRed"/>
                        </w:rPr>
                        <w:t>tasks, events &amp; fork-joins</w:t>
                      </w:r>
                      <w:r w:rsidR="00512BF2" w:rsidRPr="00512BF2">
                        <w:rPr>
                          <w:b/>
                          <w:bCs/>
                        </w:rPr>
                        <w:br/>
                      </w:r>
                      <w:r w:rsidR="00512BF2" w:rsidRPr="00512BF2">
                        <w:t xml:space="preserve">At </w:t>
                      </w:r>
                      <w:r w:rsidRPr="00512BF2">
                        <w:t>first,</w:t>
                      </w:r>
                      <w:r w:rsidR="00512BF2" w:rsidRPr="00512BF2">
                        <w:t xml:space="preserve"> I thought about making a mix of reentrant functions, tasks and </w:t>
                      </w:r>
                      <w:proofErr w:type="spellStart"/>
                      <w:r w:rsidR="00B22070" w:rsidRPr="00512BF2">
                        <w:t>utili</w:t>
                      </w:r>
                      <w:r w:rsidR="00B22070">
                        <w:t>s</w:t>
                      </w:r>
                      <w:r w:rsidR="00B22070" w:rsidRPr="00512BF2">
                        <w:t>ing</w:t>
                      </w:r>
                      <w:proofErr w:type="spellEnd"/>
                      <w:r w:rsidR="00512BF2" w:rsidRPr="00512BF2">
                        <w:t xml:space="preserve"> fork - joins to </w:t>
                      </w:r>
                      <w:r w:rsidRPr="00512BF2">
                        <w:t>mimic</w:t>
                      </w:r>
                      <w:r w:rsidR="00512BF2" w:rsidRPr="00512BF2">
                        <w:t xml:space="preserve"> the pipelining of the design. Initially, it seemed to work, </w:t>
                      </w:r>
                      <w:r w:rsidR="00B22070">
                        <w:t>but it requires a lot of resources and is less reliable to debug &amp; use. Also, different simulators behave differently with some of the elements used.</w:t>
                      </w:r>
                    </w:p>
                    <w:p w14:paraId="3B16E9E7" w14:textId="77777777" w:rsidR="00B715CF" w:rsidRDefault="00B715CF" w:rsidP="00B715CF"/>
                  </w:txbxContent>
                </v:textbox>
                <w10:wrap type="square" anchorx="page" anchory="page"/>
              </v:shape>
            </w:pict>
          </mc:Fallback>
        </mc:AlternateContent>
      </w:r>
      <w:r w:rsidR="00512BF2" w:rsidRPr="005B7F10">
        <w:rPr>
          <w:rFonts w:asciiTheme="majorHAnsi" w:eastAsiaTheme="majorEastAsia" w:hAnsiTheme="majorHAnsi" w:cstheme="majorBidi"/>
          <w:b/>
          <w:bCs/>
          <w:color w:val="000000" w:themeColor="text1"/>
          <w:spacing w:val="-10"/>
          <w:kern w:val="28"/>
          <w:sz w:val="28"/>
          <w:szCs w:val="28"/>
        </w:rPr>
        <w:t>Mimicking pipelining.</w:t>
      </w:r>
    </w:p>
    <w:p w14:paraId="69245973" w14:textId="77777777" w:rsidR="005B7F10" w:rsidRDefault="005B7F10" w:rsidP="005B7F10">
      <w:pPr>
        <w:rPr>
          <w:rFonts w:asciiTheme="majorHAnsi" w:eastAsiaTheme="majorEastAsia" w:hAnsiTheme="majorHAnsi" w:cstheme="majorBidi"/>
          <w:b/>
          <w:bCs/>
          <w:color w:val="000000" w:themeColor="text1"/>
          <w:spacing w:val="-10"/>
          <w:kern w:val="28"/>
          <w:sz w:val="28"/>
          <w:szCs w:val="28"/>
        </w:rPr>
      </w:pPr>
    </w:p>
    <w:p w14:paraId="7A2C712E" w14:textId="77777777" w:rsidR="005B7F10" w:rsidRDefault="005B7F10" w:rsidP="005B7F10">
      <w:pPr>
        <w:rPr>
          <w:rFonts w:asciiTheme="majorHAnsi" w:eastAsiaTheme="majorEastAsia" w:hAnsiTheme="majorHAnsi" w:cstheme="majorBidi"/>
          <w:b/>
          <w:bCs/>
          <w:color w:val="000000" w:themeColor="text1"/>
          <w:spacing w:val="-10"/>
          <w:kern w:val="28"/>
          <w:sz w:val="28"/>
          <w:szCs w:val="28"/>
        </w:rPr>
      </w:pPr>
    </w:p>
    <w:p w14:paraId="6ED8C3AB" w14:textId="551801F3" w:rsidR="005B7F10" w:rsidRDefault="00A61C6E" w:rsidP="005B7F10">
      <w:pPr>
        <w:rPr>
          <w:rFonts w:asciiTheme="majorHAnsi" w:eastAsiaTheme="majorEastAsia" w:hAnsiTheme="majorHAnsi" w:cstheme="majorBidi"/>
          <w:b/>
          <w:bCs/>
          <w:color w:val="000000" w:themeColor="text1"/>
          <w:spacing w:val="-10"/>
          <w:kern w:val="28"/>
          <w:sz w:val="28"/>
          <w:szCs w:val="28"/>
        </w:rPr>
      </w:pPr>
      <w:r>
        <w:rPr>
          <w:rFonts w:asciiTheme="majorHAnsi" w:eastAsiaTheme="majorEastAsia" w:hAnsiTheme="majorHAnsi" w:cstheme="majorBidi"/>
          <w:b/>
          <w:bCs/>
          <w:noProof/>
          <w:color w:val="E97132" w:themeColor="accent2"/>
          <w:spacing w:val="-10"/>
          <w:kern w:val="28"/>
        </w:rPr>
        <w:drawing>
          <wp:anchor distT="0" distB="0" distL="114300" distR="114300" simplePos="0" relativeHeight="251658268" behindDoc="0" locked="0" layoutInCell="1" allowOverlap="1" wp14:anchorId="7E154416" wp14:editId="24DDFD6A">
            <wp:simplePos x="0" y="0"/>
            <wp:positionH relativeFrom="column">
              <wp:posOffset>5402580</wp:posOffset>
            </wp:positionH>
            <wp:positionV relativeFrom="page">
              <wp:posOffset>3688080</wp:posOffset>
            </wp:positionV>
            <wp:extent cx="534670" cy="534670"/>
            <wp:effectExtent l="0" t="0" r="0" b="0"/>
            <wp:wrapNone/>
            <wp:docPr id="1622371517"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1517" name="Graphic 1622371517" descr="Checkmark with solid fill"/>
                    <pic:cNvPicPr/>
                  </pic:nvPicPr>
                  <pic:blipFill>
                    <a:blip r:embed="rId33">
                      <a:extLst>
                        <a:ext uri="{96DAC541-7B7A-43D3-8B79-37D633B846F1}">
                          <asvg:svgBlip xmlns:asvg="http://schemas.microsoft.com/office/drawing/2016/SVG/main" r:embed="rId34"/>
                        </a:ext>
                      </a:extLst>
                    </a:blip>
                    <a:stretch>
                      <a:fillRect/>
                    </a:stretch>
                  </pic:blipFill>
                  <pic:spPr>
                    <a:xfrm>
                      <a:off x="0" y="0"/>
                      <a:ext cx="534670" cy="534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3" behindDoc="1" locked="0" layoutInCell="1" allowOverlap="1" wp14:anchorId="18E7C67E" wp14:editId="2C61A905">
                <wp:simplePos x="0" y="0"/>
                <wp:positionH relativeFrom="margin">
                  <wp:posOffset>2682875</wp:posOffset>
                </wp:positionH>
                <wp:positionV relativeFrom="page">
                  <wp:posOffset>2627630</wp:posOffset>
                </wp:positionV>
                <wp:extent cx="1699260" cy="922655"/>
                <wp:effectExtent l="0" t="19050" r="15240" b="10795"/>
                <wp:wrapNone/>
                <wp:docPr id="1298353245" name="Arrow: Curved Up 21"/>
                <wp:cNvGraphicFramePr/>
                <a:graphic xmlns:a="http://schemas.openxmlformats.org/drawingml/2006/main">
                  <a:graphicData uri="http://schemas.microsoft.com/office/word/2010/wordprocessingShape">
                    <wps:wsp>
                      <wps:cNvSpPr/>
                      <wps:spPr>
                        <a:xfrm>
                          <a:off x="0" y="0"/>
                          <a:ext cx="1699260" cy="922655"/>
                        </a:xfrm>
                        <a:prstGeom prst="curvedUpArrow">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24E04" id="Arrow: Curved Up 21" o:spid="_x0000_s1026" type="#_x0000_t104" style="position:absolute;margin-left:211.25pt;margin-top:206.9pt;width:133.8pt;height:72.6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" adj="15736,20134,5400" fillcolor="black [3200]" strokecolor="white [3201]" strokeweight="1.5pt">
                <w10:wrap anchorx="margin" anchory="page"/>
              </v:shape>
            </w:pict>
          </mc:Fallback>
        </mc:AlternateContent>
      </w:r>
      <w:r>
        <w:rPr>
          <w:rFonts w:asciiTheme="majorHAnsi" w:eastAsiaTheme="majorEastAsia" w:hAnsiTheme="majorHAnsi" w:cstheme="majorBidi"/>
          <w:b/>
          <w:bCs/>
          <w:noProof/>
          <w:color w:val="E97132" w:themeColor="accent2"/>
          <w:spacing w:val="-10"/>
          <w:kern w:val="28"/>
        </w:rPr>
        <w:drawing>
          <wp:anchor distT="0" distB="0" distL="114300" distR="114300" simplePos="0" relativeHeight="251658267" behindDoc="0" locked="0" layoutInCell="1" allowOverlap="1" wp14:anchorId="21566DA9" wp14:editId="41FB4B35">
            <wp:simplePos x="0" y="0"/>
            <wp:positionH relativeFrom="column">
              <wp:posOffset>1097280</wp:posOffset>
            </wp:positionH>
            <wp:positionV relativeFrom="page">
              <wp:posOffset>3749040</wp:posOffset>
            </wp:positionV>
            <wp:extent cx="474345" cy="474345"/>
            <wp:effectExtent l="0" t="0" r="0" b="1905"/>
            <wp:wrapNone/>
            <wp:docPr id="1454161560" name="Graphic 2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61560" name="Graphic 1454161560" descr="Close with solid fill"/>
                    <pic:cNvPicPr/>
                  </pic:nvPicPr>
                  <pic:blipFill>
                    <a:blip r:embed="rId35">
                      <a:extLst>
                        <a:ext uri="{96DAC541-7B7A-43D3-8B79-37D633B846F1}">
                          <asvg:svgBlip xmlns:asvg="http://schemas.microsoft.com/office/drawing/2016/SVG/main" r:embed="rId36"/>
                        </a:ext>
                      </a:extLst>
                    </a:blip>
                    <a:stretch>
                      <a:fillRect/>
                    </a:stretch>
                  </pic:blipFill>
                  <pic:spPr>
                    <a:xfrm>
                      <a:off x="0" y="0"/>
                      <a:ext cx="474345" cy="474345"/>
                    </a:xfrm>
                    <a:prstGeom prst="rect">
                      <a:avLst/>
                    </a:prstGeom>
                  </pic:spPr>
                </pic:pic>
              </a:graphicData>
            </a:graphic>
            <wp14:sizeRelH relativeFrom="margin">
              <wp14:pctWidth>0</wp14:pctWidth>
            </wp14:sizeRelH>
            <wp14:sizeRelV relativeFrom="margin">
              <wp14:pctHeight>0</wp14:pctHeight>
            </wp14:sizeRelV>
          </wp:anchor>
        </w:drawing>
      </w:r>
    </w:p>
    <w:p w14:paraId="3F62EFD6" w14:textId="636E726B" w:rsidR="005B7F10" w:rsidRDefault="005B7F10" w:rsidP="005B7F10">
      <w:pPr>
        <w:rPr>
          <w:rFonts w:asciiTheme="majorHAnsi" w:eastAsiaTheme="majorEastAsia" w:hAnsiTheme="majorHAnsi" w:cstheme="majorBidi"/>
          <w:b/>
          <w:bCs/>
          <w:color w:val="000000" w:themeColor="text1"/>
          <w:spacing w:val="-10"/>
          <w:kern w:val="28"/>
          <w:sz w:val="28"/>
          <w:szCs w:val="28"/>
        </w:rPr>
      </w:pPr>
    </w:p>
    <w:p w14:paraId="44325A6A" w14:textId="5EB550E4" w:rsidR="005B7F10" w:rsidRDefault="005B7F10" w:rsidP="005B7F10">
      <w:pPr>
        <w:rPr>
          <w:rFonts w:asciiTheme="majorHAnsi" w:eastAsiaTheme="majorEastAsia" w:hAnsiTheme="majorHAnsi" w:cstheme="majorBidi"/>
          <w:b/>
          <w:bCs/>
          <w:color w:val="000000" w:themeColor="text1"/>
          <w:spacing w:val="-10"/>
          <w:kern w:val="28"/>
          <w:sz w:val="28"/>
          <w:szCs w:val="28"/>
        </w:rPr>
      </w:pPr>
    </w:p>
    <w:p w14:paraId="1727F59A" w14:textId="067041E2" w:rsidR="005B7F10" w:rsidRDefault="005B7F10" w:rsidP="005B7F10">
      <w:pPr>
        <w:rPr>
          <w:rFonts w:asciiTheme="majorHAnsi" w:eastAsiaTheme="majorEastAsia" w:hAnsiTheme="majorHAnsi" w:cstheme="majorBidi"/>
          <w:b/>
          <w:bCs/>
          <w:color w:val="000000" w:themeColor="text1"/>
          <w:spacing w:val="-10"/>
          <w:kern w:val="28"/>
          <w:sz w:val="28"/>
          <w:szCs w:val="28"/>
        </w:rPr>
      </w:pPr>
    </w:p>
    <w:p w14:paraId="3FEF4885" w14:textId="75AF9E10" w:rsidR="005B7F10" w:rsidRDefault="005B7F10" w:rsidP="005B7F10">
      <w:pPr>
        <w:rPr>
          <w:rFonts w:asciiTheme="majorHAnsi" w:eastAsiaTheme="majorEastAsia" w:hAnsiTheme="majorHAnsi" w:cstheme="majorBidi"/>
          <w:b/>
          <w:bCs/>
          <w:color w:val="000000" w:themeColor="text1"/>
          <w:spacing w:val="-10"/>
          <w:kern w:val="28"/>
          <w:sz w:val="28"/>
          <w:szCs w:val="28"/>
        </w:rPr>
      </w:pPr>
    </w:p>
    <w:p w14:paraId="1ACCE9EA" w14:textId="63B13107" w:rsidR="005B7F10" w:rsidRDefault="005B7F10" w:rsidP="005B7F10">
      <w:pPr>
        <w:rPr>
          <w:rFonts w:asciiTheme="majorHAnsi" w:eastAsiaTheme="majorEastAsia" w:hAnsiTheme="majorHAnsi" w:cstheme="majorBidi"/>
          <w:b/>
          <w:bCs/>
          <w:color w:val="000000" w:themeColor="text1"/>
          <w:spacing w:val="-10"/>
          <w:kern w:val="28"/>
          <w:sz w:val="28"/>
          <w:szCs w:val="28"/>
        </w:rPr>
      </w:pPr>
    </w:p>
    <w:p w14:paraId="4AF18EF2" w14:textId="3FB11455" w:rsidR="005B7F10" w:rsidRPr="008175F8" w:rsidRDefault="005B7F10" w:rsidP="008175F8">
      <w:pPr>
        <w:pStyle w:val="ListParagraph"/>
        <w:numPr>
          <w:ilvl w:val="0"/>
          <w:numId w:val="36"/>
        </w:numPr>
        <w:rPr>
          <w:rFonts w:asciiTheme="majorHAnsi" w:eastAsiaTheme="majorEastAsia" w:hAnsiTheme="majorHAnsi" w:cstheme="majorBidi"/>
          <w:b/>
          <w:bCs/>
          <w:spacing w:val="-10"/>
          <w:kern w:val="28"/>
          <w:sz w:val="28"/>
          <w:szCs w:val="28"/>
        </w:rPr>
      </w:pPr>
      <w:r w:rsidRPr="008175F8">
        <w:rPr>
          <w:noProof/>
        </w:rPr>
        <mc:AlternateContent>
          <mc:Choice Requires="wps">
            <w:drawing>
              <wp:anchor distT="45720" distB="45720" distL="114300" distR="114300" simplePos="0" relativeHeight="251658269" behindDoc="0" locked="0" layoutInCell="1" allowOverlap="1" wp14:anchorId="3005BF98" wp14:editId="6E60013E">
                <wp:simplePos x="0" y="0"/>
                <wp:positionH relativeFrom="page">
                  <wp:posOffset>4320540</wp:posOffset>
                </wp:positionH>
                <wp:positionV relativeFrom="page">
                  <wp:posOffset>1706880</wp:posOffset>
                </wp:positionV>
                <wp:extent cx="3321050" cy="1915064"/>
                <wp:effectExtent l="0" t="0" r="0" b="0"/>
                <wp:wrapNone/>
                <wp:docPr id="2014527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915064"/>
                        </a:xfrm>
                        <a:prstGeom prst="rect">
                          <a:avLst/>
                        </a:prstGeom>
                        <a:noFill/>
                        <a:ln w="9525">
                          <a:noFill/>
                          <a:miter lim="800000"/>
                          <a:headEnd/>
                          <a:tailEnd/>
                        </a:ln>
                      </wps:spPr>
                      <wps:txbx>
                        <w:txbxContent>
                          <w:p w14:paraId="2B8061E5" w14:textId="77777777" w:rsidR="00512BF2" w:rsidRPr="00512BF2" w:rsidRDefault="005B7F10" w:rsidP="005B7F10">
                            <w:pPr>
                              <w:numPr>
                                <w:ilvl w:val="0"/>
                                <w:numId w:val="31"/>
                              </w:numPr>
                              <w:rPr>
                                <w:b/>
                                <w:bCs/>
                              </w:rPr>
                            </w:pPr>
                            <w:r w:rsidRPr="005B7F10">
                              <w:rPr>
                                <w:b/>
                                <w:bCs/>
                                <w:color w:val="FFFFFF" w:themeColor="background1"/>
                                <w:highlight w:val="darkRed"/>
                              </w:rPr>
                              <w:t>Always blocks</w:t>
                            </w:r>
                            <w:r>
                              <w:rPr>
                                <w:b/>
                                <w:bCs/>
                                <w:color w:val="FFFFFF" w:themeColor="background1"/>
                                <w:highlight w:val="darkRed"/>
                              </w:rPr>
                              <w:t>, counters &amp;</w:t>
                            </w:r>
                            <w:r w:rsidRPr="005B7F10">
                              <w:rPr>
                                <w:b/>
                                <w:bCs/>
                                <w:color w:val="FFFFFF" w:themeColor="background1"/>
                                <w:highlight w:val="darkRed"/>
                              </w:rPr>
                              <w:t xml:space="preserve"> flag control</w:t>
                            </w:r>
                            <w:r w:rsidR="00512BF2" w:rsidRPr="00512BF2">
                              <w:rPr>
                                <w:b/>
                                <w:bCs/>
                                <w:color w:val="FFFFFF" w:themeColor="background1"/>
                              </w:rPr>
                              <w:br/>
                            </w:r>
                            <w:r>
                              <w:t>But then, using always blocks &amp; control flags to mimic the behavior of pipelined stages seemed far maintainable, easier to use &amp; debug. Also, much less of a hassle &amp; different simulators have no hand in affecting the functionality due to different behaviors.</w:t>
                            </w:r>
                          </w:p>
                          <w:p w14:paraId="773863C2" w14:textId="77777777" w:rsidR="005B7F10" w:rsidRDefault="005B7F10" w:rsidP="005B7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5BF98" id="_x0000_s1049" type="#_x0000_t202" style="position:absolute;left:0;text-align:left;margin-left:340.2pt;margin-top:134.4pt;width:261.5pt;height:150.8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" filled="f" stroked="f">
                <v:textbox>
                  <w:txbxContent>
                    <w:p w14:paraId="2B8061E5" w14:textId="77777777" w:rsidR="00512BF2" w:rsidRPr="00512BF2" w:rsidRDefault="005B7F10" w:rsidP="005B7F10">
                      <w:pPr>
                        <w:numPr>
                          <w:ilvl w:val="0"/>
                          <w:numId w:val="31"/>
                        </w:numPr>
                        <w:rPr>
                          <w:b/>
                          <w:bCs/>
                        </w:rPr>
                      </w:pPr>
                      <w:r w:rsidRPr="005B7F10">
                        <w:rPr>
                          <w:b/>
                          <w:bCs/>
                          <w:color w:val="FFFFFF" w:themeColor="background1"/>
                          <w:highlight w:val="darkRed"/>
                        </w:rPr>
                        <w:t>Always blocks</w:t>
                      </w:r>
                      <w:r>
                        <w:rPr>
                          <w:b/>
                          <w:bCs/>
                          <w:color w:val="FFFFFF" w:themeColor="background1"/>
                          <w:highlight w:val="darkRed"/>
                        </w:rPr>
                        <w:t>, counters &amp;</w:t>
                      </w:r>
                      <w:r w:rsidRPr="005B7F10">
                        <w:rPr>
                          <w:b/>
                          <w:bCs/>
                          <w:color w:val="FFFFFF" w:themeColor="background1"/>
                          <w:highlight w:val="darkRed"/>
                        </w:rPr>
                        <w:t xml:space="preserve"> flag control</w:t>
                      </w:r>
                      <w:r w:rsidR="00512BF2" w:rsidRPr="00512BF2">
                        <w:rPr>
                          <w:b/>
                          <w:bCs/>
                          <w:color w:val="FFFFFF" w:themeColor="background1"/>
                        </w:rPr>
                        <w:br/>
                      </w:r>
                      <w:r>
                        <w:t>But then, using always blocks &amp; control flags to mimic the behavior of pipelined stages seemed far maintainable, easier to use &amp; debug. Also, much less of a hassle &amp; different simulators have no hand in affecting the functionality due to different behaviors.</w:t>
                      </w:r>
                    </w:p>
                    <w:p w14:paraId="773863C2" w14:textId="77777777" w:rsidR="005B7F10" w:rsidRDefault="005B7F10" w:rsidP="005B7F10"/>
                  </w:txbxContent>
                </v:textbox>
                <w10:wrap anchorx="page" anchory="page"/>
              </v:shape>
            </w:pict>
          </mc:Fallback>
        </mc:AlternateContent>
      </w:r>
      <w:r w:rsidRPr="008175F8">
        <w:rPr>
          <w:noProof/>
        </w:rPr>
        <mc:AlternateContent>
          <mc:Choice Requires="wps">
            <w:drawing>
              <wp:anchor distT="45720" distB="45720" distL="114300" distR="114300" simplePos="0" relativeHeight="251658270" behindDoc="0" locked="0" layoutInCell="1" allowOverlap="1" wp14:anchorId="2833A291" wp14:editId="2398218E">
                <wp:simplePos x="0" y="0"/>
                <wp:positionH relativeFrom="page">
                  <wp:posOffset>-45720</wp:posOffset>
                </wp:positionH>
                <wp:positionV relativeFrom="page">
                  <wp:posOffset>1706880</wp:posOffset>
                </wp:positionV>
                <wp:extent cx="3208655" cy="2061210"/>
                <wp:effectExtent l="0" t="0" r="0" b="0"/>
                <wp:wrapNone/>
                <wp:docPr id="1566355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2061210"/>
                        </a:xfrm>
                        <a:prstGeom prst="rect">
                          <a:avLst/>
                        </a:prstGeom>
                        <a:noFill/>
                        <a:ln w="9525">
                          <a:noFill/>
                          <a:miter lim="800000"/>
                          <a:headEnd/>
                          <a:tailEnd/>
                        </a:ln>
                      </wps:spPr>
                      <wps:txbx>
                        <w:txbxContent>
                          <w:p w14:paraId="4E368F76" w14:textId="77777777" w:rsidR="00512BF2" w:rsidRPr="00512BF2" w:rsidRDefault="005B7F10" w:rsidP="005B7F10">
                            <w:pPr>
                              <w:numPr>
                                <w:ilvl w:val="0"/>
                                <w:numId w:val="30"/>
                              </w:numPr>
                              <w:jc w:val="both"/>
                              <w:rPr>
                                <w:b/>
                                <w:bCs/>
                              </w:rPr>
                            </w:pPr>
                            <w:r w:rsidRPr="005B7F10">
                              <w:rPr>
                                <w:b/>
                                <w:bCs/>
                                <w:color w:val="FFFFFF" w:themeColor="background1"/>
                                <w:highlight w:val="darkRed"/>
                              </w:rPr>
                              <w:t>Reentrant tasks, events &amp; fork-joins</w:t>
                            </w:r>
                            <w:r w:rsidR="00512BF2" w:rsidRPr="00512BF2">
                              <w:rPr>
                                <w:b/>
                                <w:bCs/>
                              </w:rPr>
                              <w:br/>
                            </w:r>
                            <w:r w:rsidR="00512BF2" w:rsidRPr="00512BF2">
                              <w:t xml:space="preserve">At </w:t>
                            </w:r>
                            <w:r w:rsidRPr="00512BF2">
                              <w:t>first,</w:t>
                            </w:r>
                            <w:r w:rsidR="00512BF2" w:rsidRPr="00512BF2">
                              <w:t xml:space="preserve"> I thought about making a mix of reentrant functions, tasks and </w:t>
                            </w:r>
                            <w:proofErr w:type="spellStart"/>
                            <w:r w:rsidRPr="00512BF2">
                              <w:t>utili</w:t>
                            </w:r>
                            <w:r>
                              <w:t>s</w:t>
                            </w:r>
                            <w:r w:rsidRPr="00512BF2">
                              <w:t>ing</w:t>
                            </w:r>
                            <w:proofErr w:type="spellEnd"/>
                            <w:r w:rsidR="00512BF2" w:rsidRPr="00512BF2">
                              <w:t xml:space="preserve"> fork - joins to </w:t>
                            </w:r>
                            <w:r w:rsidRPr="00512BF2">
                              <w:t>mimic</w:t>
                            </w:r>
                            <w:r w:rsidR="00512BF2" w:rsidRPr="00512BF2">
                              <w:t xml:space="preserve"> the pipelining of the design. Initially, it seemed to work, </w:t>
                            </w:r>
                            <w:r>
                              <w:t>but it requires a lot of resources and is less reliable to debug &amp; use. Also, different simulators behave differently with some of the elements used.</w:t>
                            </w:r>
                          </w:p>
                          <w:p w14:paraId="1E2A8812" w14:textId="77777777" w:rsidR="005B7F10" w:rsidRDefault="005B7F10" w:rsidP="005B7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A291" id="_x0000_s1050" type="#_x0000_t202" style="position:absolute;left:0;text-align:left;margin-left:-3.6pt;margin-top:134.4pt;width:252.65pt;height:162.3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" filled="f" stroked="f">
                <v:textbox>
                  <w:txbxContent>
                    <w:p w14:paraId="4E368F76" w14:textId="77777777" w:rsidR="00512BF2" w:rsidRPr="00512BF2" w:rsidRDefault="005B7F10" w:rsidP="005B7F10">
                      <w:pPr>
                        <w:numPr>
                          <w:ilvl w:val="0"/>
                          <w:numId w:val="30"/>
                        </w:numPr>
                        <w:jc w:val="both"/>
                        <w:rPr>
                          <w:b/>
                          <w:bCs/>
                        </w:rPr>
                      </w:pPr>
                      <w:r w:rsidRPr="005B7F10">
                        <w:rPr>
                          <w:b/>
                          <w:bCs/>
                          <w:color w:val="FFFFFF" w:themeColor="background1"/>
                          <w:highlight w:val="darkRed"/>
                        </w:rPr>
                        <w:t>Reentrant tasks, events &amp; fork-joins</w:t>
                      </w:r>
                      <w:r w:rsidR="00512BF2" w:rsidRPr="00512BF2">
                        <w:rPr>
                          <w:b/>
                          <w:bCs/>
                        </w:rPr>
                        <w:br/>
                      </w:r>
                      <w:r w:rsidR="00512BF2" w:rsidRPr="00512BF2">
                        <w:t xml:space="preserve">At </w:t>
                      </w:r>
                      <w:r w:rsidRPr="00512BF2">
                        <w:t>first,</w:t>
                      </w:r>
                      <w:r w:rsidR="00512BF2" w:rsidRPr="00512BF2">
                        <w:t xml:space="preserve"> I thought about making a mix of reentrant functions, tasks and </w:t>
                      </w:r>
                      <w:proofErr w:type="spellStart"/>
                      <w:r w:rsidRPr="00512BF2">
                        <w:t>utili</w:t>
                      </w:r>
                      <w:r>
                        <w:t>s</w:t>
                      </w:r>
                      <w:r w:rsidRPr="00512BF2">
                        <w:t>ing</w:t>
                      </w:r>
                      <w:proofErr w:type="spellEnd"/>
                      <w:r w:rsidR="00512BF2" w:rsidRPr="00512BF2">
                        <w:t xml:space="preserve"> fork - joins to </w:t>
                      </w:r>
                      <w:r w:rsidRPr="00512BF2">
                        <w:t>mimic</w:t>
                      </w:r>
                      <w:r w:rsidR="00512BF2" w:rsidRPr="00512BF2">
                        <w:t xml:space="preserve"> the pipelining of the design. Initially, it seemed to work, </w:t>
                      </w:r>
                      <w:r>
                        <w:t>but it requires a lot of resources and is less reliable to debug &amp; use. Also, different simulators behave differently with some of the elements used.</w:t>
                      </w:r>
                    </w:p>
                    <w:p w14:paraId="1E2A8812" w14:textId="77777777" w:rsidR="005B7F10" w:rsidRDefault="005B7F10" w:rsidP="005B7F10"/>
                  </w:txbxContent>
                </v:textbox>
                <w10:wrap anchorx="page" anchory="page"/>
              </v:shape>
            </w:pict>
          </mc:Fallback>
        </mc:AlternateContent>
      </w:r>
      <w:proofErr w:type="spellStart"/>
      <w:r w:rsidR="00013D7E" w:rsidRPr="008175F8">
        <w:rPr>
          <w:rFonts w:asciiTheme="majorHAnsi" w:eastAsiaTheme="majorEastAsia" w:hAnsiTheme="majorHAnsi" w:cstheme="majorBidi"/>
          <w:b/>
          <w:bCs/>
          <w:spacing w:val="-10"/>
          <w:kern w:val="28"/>
          <w:sz w:val="28"/>
          <w:szCs w:val="28"/>
        </w:rPr>
        <w:t>uvm_tlm_analysis_fifo</w:t>
      </w:r>
      <w:proofErr w:type="spellEnd"/>
      <w:r w:rsidR="00013D7E" w:rsidRPr="008175F8">
        <w:rPr>
          <w:rFonts w:asciiTheme="majorHAnsi" w:eastAsiaTheme="majorEastAsia" w:hAnsiTheme="majorHAnsi" w:cstheme="majorBidi"/>
          <w:b/>
          <w:bCs/>
          <w:spacing w:val="-10"/>
          <w:kern w:val="28"/>
          <w:sz w:val="28"/>
          <w:szCs w:val="28"/>
        </w:rPr>
        <w:t xml:space="preserve"> overwriting</w:t>
      </w:r>
    </w:p>
    <w:p w14:paraId="772CDEC5" w14:textId="4215E068" w:rsidR="0022146E" w:rsidRPr="0022146E" w:rsidRDefault="0022673D" w:rsidP="0022146E">
      <w:pPr>
        <w:pStyle w:val="ListParagraph"/>
        <w:numPr>
          <w:ilvl w:val="1"/>
          <w:numId w:val="32"/>
        </w:numPr>
        <w:rPr>
          <w:rFonts w:asciiTheme="majorHAnsi" w:eastAsiaTheme="majorEastAsia" w:hAnsiTheme="majorHAnsi" w:cstheme="majorBidi"/>
          <w:b/>
          <w:bCs/>
          <w:color w:val="000000" w:themeColor="text1"/>
          <w:spacing w:val="-10"/>
          <w:kern w:val="28"/>
          <w:sz w:val="28"/>
          <w:szCs w:val="28"/>
        </w:rPr>
      </w:pPr>
      <w:r>
        <w:t xml:space="preserve">A </w:t>
      </w:r>
      <w:r w:rsidRPr="0022673D">
        <w:t xml:space="preserve">common misconception about </w:t>
      </w:r>
      <w:r>
        <w:t xml:space="preserve">how </w:t>
      </w:r>
      <w:r w:rsidRPr="0022673D">
        <w:t xml:space="preserve">the class </w:t>
      </w:r>
      <w:proofErr w:type="spellStart"/>
      <w:r w:rsidRPr="0022673D">
        <w:t>uvm_tlm_analysis_fifo</w:t>
      </w:r>
      <w:proofErr w:type="spellEnd"/>
      <w:r w:rsidRPr="0022673D">
        <w:t xml:space="preserve"> deal</w:t>
      </w:r>
      <w:r w:rsidR="0022146E">
        <w:t>s</w:t>
      </w:r>
      <w:r w:rsidRPr="0022673D">
        <w:t xml:space="preserve"> with </w:t>
      </w:r>
      <w:r w:rsidRPr="0022146E">
        <w:rPr>
          <w:b/>
          <w:bCs/>
        </w:rPr>
        <w:t>SCALAR variables vs. REFERENCE types</w:t>
      </w:r>
      <w:r w:rsidRPr="0022673D">
        <w:t>:</w:t>
      </w:r>
    </w:p>
    <w:p w14:paraId="3DD4F85B" w14:textId="532E3434" w:rsidR="0022146E" w:rsidRPr="00202322" w:rsidRDefault="0022146E" w:rsidP="0022146E">
      <w:pPr>
        <w:pStyle w:val="ListParagraph"/>
        <w:numPr>
          <w:ilvl w:val="2"/>
          <w:numId w:val="32"/>
        </w:numPr>
        <w:rPr>
          <w:rFonts w:asciiTheme="majorHAnsi" w:eastAsiaTheme="majorEastAsia" w:hAnsiTheme="majorHAnsi" w:cstheme="majorBidi"/>
          <w:b/>
          <w:bCs/>
          <w:color w:val="000000" w:themeColor="text1"/>
          <w:spacing w:val="-10"/>
          <w:kern w:val="28"/>
        </w:rPr>
      </w:pPr>
      <w:r w:rsidRPr="008175F8">
        <w:rPr>
          <w:sz w:val="22"/>
          <w:szCs w:val="22"/>
        </w:rPr>
        <w:t xml:space="preserve">In </w:t>
      </w:r>
      <w:proofErr w:type="spellStart"/>
      <w:r w:rsidRPr="008175F8">
        <w:rPr>
          <w:sz w:val="22"/>
          <w:szCs w:val="22"/>
        </w:rPr>
        <w:t>Systemverilog</w:t>
      </w:r>
      <w:proofErr w:type="spellEnd"/>
      <w:r w:rsidRPr="008175F8">
        <w:rPr>
          <w:sz w:val="22"/>
          <w:szCs w:val="22"/>
        </w:rPr>
        <w:t xml:space="preserve"> </w:t>
      </w:r>
      <w:r w:rsidR="0022673D" w:rsidRPr="008175F8">
        <w:rPr>
          <w:b/>
          <w:bCs/>
          <w:sz w:val="22"/>
          <w:szCs w:val="22"/>
        </w:rPr>
        <w:t xml:space="preserve">class objects </w:t>
      </w:r>
      <w:r w:rsidRPr="008175F8">
        <w:rPr>
          <w:b/>
          <w:bCs/>
          <w:sz w:val="22"/>
          <w:szCs w:val="22"/>
        </w:rPr>
        <w:t xml:space="preserve">&amp; </w:t>
      </w:r>
      <w:r w:rsidR="0022673D" w:rsidRPr="008175F8">
        <w:rPr>
          <w:b/>
          <w:bCs/>
          <w:sz w:val="22"/>
          <w:szCs w:val="22"/>
        </w:rPr>
        <w:t>arrays</w:t>
      </w:r>
      <w:r w:rsidR="0022673D" w:rsidRPr="008175F8">
        <w:rPr>
          <w:sz w:val="22"/>
          <w:szCs w:val="22"/>
        </w:rPr>
        <w:t xml:space="preserve"> are almost always </w:t>
      </w:r>
      <w:r w:rsidR="0022673D" w:rsidRPr="008175F8">
        <w:rPr>
          <w:b/>
          <w:bCs/>
          <w:sz w:val="22"/>
          <w:szCs w:val="22"/>
        </w:rPr>
        <w:t>passed by reference</w:t>
      </w:r>
      <w:r w:rsidR="0022673D" w:rsidRPr="008175F8">
        <w:rPr>
          <w:sz w:val="22"/>
          <w:szCs w:val="22"/>
        </w:rPr>
        <w:t xml:space="preserve">, while </w:t>
      </w:r>
      <w:r w:rsidR="0022673D" w:rsidRPr="008175F8">
        <w:rPr>
          <w:b/>
          <w:bCs/>
          <w:sz w:val="22"/>
          <w:szCs w:val="22"/>
        </w:rPr>
        <w:t>scalar variables</w:t>
      </w:r>
      <w:r w:rsidR="0022673D" w:rsidRPr="008175F8">
        <w:rPr>
          <w:sz w:val="22"/>
          <w:szCs w:val="22"/>
        </w:rPr>
        <w:t xml:space="preserve"> are</w:t>
      </w:r>
      <w:r w:rsidRPr="008175F8">
        <w:rPr>
          <w:sz w:val="22"/>
          <w:szCs w:val="22"/>
        </w:rPr>
        <w:t xml:space="preserve"> always </w:t>
      </w:r>
      <w:r w:rsidRPr="008175F8">
        <w:rPr>
          <w:b/>
          <w:bCs/>
          <w:sz w:val="22"/>
          <w:szCs w:val="22"/>
        </w:rPr>
        <w:t>passed by value</w:t>
      </w:r>
      <w:r w:rsidR="0022673D" w:rsidRPr="008175F8">
        <w:rPr>
          <w:sz w:val="22"/>
          <w:szCs w:val="22"/>
        </w:rPr>
        <w:t>.</w:t>
      </w:r>
    </w:p>
    <w:p w14:paraId="58C685EB" w14:textId="4BCB7ABD" w:rsidR="00202322" w:rsidRPr="00A61C6E" w:rsidRDefault="00A61C6E" w:rsidP="0022146E">
      <w:pPr>
        <w:pStyle w:val="ListParagraph"/>
        <w:numPr>
          <w:ilvl w:val="2"/>
          <w:numId w:val="32"/>
        </w:numPr>
        <w:rPr>
          <w:rFonts w:asciiTheme="majorHAnsi" w:eastAsiaTheme="majorEastAsia" w:hAnsiTheme="majorHAnsi" w:cstheme="majorBidi"/>
          <w:b/>
          <w:bCs/>
          <w:color w:val="000000" w:themeColor="text1"/>
          <w:spacing w:val="-10"/>
          <w:kern w:val="28"/>
        </w:rPr>
      </w:pPr>
      <w:r>
        <w:rPr>
          <w:noProof/>
        </w:rPr>
        <w:drawing>
          <wp:anchor distT="0" distB="0" distL="114300" distR="114300" simplePos="0" relativeHeight="251658271" behindDoc="0" locked="0" layoutInCell="1" allowOverlap="1" wp14:anchorId="27E4C926" wp14:editId="59C7AB45">
            <wp:simplePos x="0" y="0"/>
            <wp:positionH relativeFrom="column">
              <wp:posOffset>2619004</wp:posOffset>
            </wp:positionH>
            <wp:positionV relativeFrom="page">
              <wp:posOffset>6892290</wp:posOffset>
            </wp:positionV>
            <wp:extent cx="4413391" cy="2605177"/>
            <wp:effectExtent l="0" t="0" r="6350" b="5080"/>
            <wp:wrapNone/>
            <wp:docPr id="479280180" name="Picture 1" descr="A diagram of a clock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0180" name="Picture 1" descr="A diagram of a clock cyc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3391" cy="2605177"/>
                    </a:xfrm>
                    <a:prstGeom prst="rect">
                      <a:avLst/>
                    </a:prstGeom>
                  </pic:spPr>
                </pic:pic>
              </a:graphicData>
            </a:graphic>
            <wp14:sizeRelH relativeFrom="margin">
              <wp14:pctWidth>0</wp14:pctWidth>
            </wp14:sizeRelH>
            <wp14:sizeRelV relativeFrom="margin">
              <wp14:pctHeight>0</wp14:pctHeight>
            </wp14:sizeRelV>
          </wp:anchor>
        </w:drawing>
      </w:r>
      <w:r w:rsidR="00202322">
        <w:rPr>
          <w:sz w:val="22"/>
          <w:szCs w:val="22"/>
        </w:rPr>
        <w:t xml:space="preserve">Take </w:t>
      </w:r>
      <w:r w:rsidR="00202322" w:rsidRPr="00360709">
        <w:rPr>
          <w:b/>
          <w:bCs/>
          <w:sz w:val="22"/>
          <w:szCs w:val="22"/>
        </w:rPr>
        <w:t>for example a pipelined design, a 3 stage pipelin</w:t>
      </w:r>
      <w:r w:rsidR="00360709" w:rsidRPr="00360709">
        <w:rPr>
          <w:b/>
          <w:bCs/>
          <w:sz w:val="22"/>
          <w:szCs w:val="22"/>
        </w:rPr>
        <w:t>ed design</w:t>
      </w:r>
      <w:r w:rsidR="00202322">
        <w:rPr>
          <w:sz w:val="22"/>
          <w:szCs w:val="22"/>
        </w:rPr>
        <w:t xml:space="preserve">, it </w:t>
      </w:r>
      <w:r w:rsidR="00202322" w:rsidRPr="00360709">
        <w:rPr>
          <w:sz w:val="22"/>
          <w:szCs w:val="22"/>
        </w:rPr>
        <w:t>takes</w:t>
      </w:r>
      <w:r w:rsidR="00202322" w:rsidRPr="00360709">
        <w:rPr>
          <w:b/>
          <w:bCs/>
          <w:sz w:val="22"/>
          <w:szCs w:val="22"/>
        </w:rPr>
        <w:t xml:space="preserve"> 3 clock cycles for an input stimulus to be sent and for its output to progress through the DUT the output to be sampled</w:t>
      </w:r>
      <w:r w:rsidR="00202322">
        <w:rPr>
          <w:sz w:val="22"/>
          <w:szCs w:val="22"/>
        </w:rPr>
        <w:t xml:space="preserve">, in this scenario, one would have to write at least 3 times to </w:t>
      </w:r>
      <w:r w:rsidR="00360709">
        <w:rPr>
          <w:sz w:val="22"/>
          <w:szCs w:val="22"/>
        </w:rPr>
        <w:t xml:space="preserve">the </w:t>
      </w:r>
      <w:proofErr w:type="spellStart"/>
      <w:r w:rsidR="00360709">
        <w:rPr>
          <w:sz w:val="22"/>
          <w:szCs w:val="22"/>
        </w:rPr>
        <w:t>uvm_tlm_analaysis_fifo</w:t>
      </w:r>
      <w:proofErr w:type="spellEnd"/>
      <w:r w:rsidR="00360709">
        <w:rPr>
          <w:sz w:val="22"/>
          <w:szCs w:val="22"/>
        </w:rPr>
        <w:t xml:space="preserve"> (send 3 cycles of input stimulus to the inputs monitor then to the predictor and then the expected </w:t>
      </w:r>
      <w:proofErr w:type="spellStart"/>
      <w:r w:rsidR="00360709">
        <w:rPr>
          <w:sz w:val="22"/>
          <w:szCs w:val="22"/>
        </w:rPr>
        <w:t>seq_item</w:t>
      </w:r>
      <w:proofErr w:type="spellEnd"/>
      <w:r w:rsidR="00360709">
        <w:rPr>
          <w:sz w:val="22"/>
          <w:szCs w:val="22"/>
        </w:rPr>
        <w:t xml:space="preserve"> is sent to the comparator P.S. both the predictor and the comparator are classes built in the scoreboard), and that is where the issue of overwriting occurs.</w:t>
      </w:r>
    </w:p>
    <w:p w14:paraId="79C40858" w14:textId="21B81E93" w:rsidR="00A61C6E" w:rsidRDefault="00A61C6E" w:rsidP="00A61C6E">
      <w:pPr>
        <w:rPr>
          <w:rFonts w:asciiTheme="majorHAnsi" w:eastAsiaTheme="majorEastAsia" w:hAnsiTheme="majorHAnsi" w:cstheme="majorBidi"/>
          <w:b/>
          <w:bCs/>
          <w:color w:val="000000" w:themeColor="text1"/>
          <w:spacing w:val="-10"/>
          <w:kern w:val="28"/>
        </w:rPr>
      </w:pPr>
    </w:p>
    <w:p w14:paraId="64B3950A" w14:textId="685161CC" w:rsidR="00A61C6E" w:rsidRDefault="00A61C6E" w:rsidP="00A61C6E">
      <w:pPr>
        <w:rPr>
          <w:rFonts w:asciiTheme="majorHAnsi" w:eastAsiaTheme="majorEastAsia" w:hAnsiTheme="majorHAnsi" w:cstheme="majorBidi"/>
          <w:b/>
          <w:bCs/>
          <w:color w:val="000000" w:themeColor="text1"/>
          <w:spacing w:val="-10"/>
          <w:kern w:val="28"/>
        </w:rPr>
      </w:pPr>
    </w:p>
    <w:p w14:paraId="65C7F4DF" w14:textId="585348AD" w:rsidR="00A61C6E" w:rsidRDefault="00A61C6E" w:rsidP="00A61C6E">
      <w:pPr>
        <w:rPr>
          <w:rFonts w:asciiTheme="majorHAnsi" w:eastAsiaTheme="majorEastAsia" w:hAnsiTheme="majorHAnsi" w:cstheme="majorBidi"/>
          <w:b/>
          <w:bCs/>
          <w:color w:val="000000" w:themeColor="text1"/>
          <w:spacing w:val="-10"/>
          <w:kern w:val="28"/>
        </w:rPr>
      </w:pPr>
      <w:r>
        <w:rPr>
          <w:noProof/>
        </w:rPr>
        <w:drawing>
          <wp:anchor distT="0" distB="0" distL="114300" distR="114300" simplePos="0" relativeHeight="251658272" behindDoc="0" locked="0" layoutInCell="1" allowOverlap="1" wp14:anchorId="513D97F2" wp14:editId="403619E3">
            <wp:simplePos x="0" y="0"/>
            <wp:positionH relativeFrom="column">
              <wp:posOffset>-14976</wp:posOffset>
            </wp:positionH>
            <wp:positionV relativeFrom="page">
              <wp:posOffset>7717790</wp:posOffset>
            </wp:positionV>
            <wp:extent cx="2647447" cy="854015"/>
            <wp:effectExtent l="0" t="0" r="635" b="3810"/>
            <wp:wrapNone/>
            <wp:docPr id="756621048" name="Picture 1" descr="A blue rectangular object with white squar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1048" name="Picture 1" descr="A blue rectangular object with white squares and black dot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47447" cy="854015"/>
                    </a:xfrm>
                    <a:prstGeom prst="rect">
                      <a:avLst/>
                    </a:prstGeom>
                  </pic:spPr>
                </pic:pic>
              </a:graphicData>
            </a:graphic>
            <wp14:sizeRelH relativeFrom="margin">
              <wp14:pctWidth>0</wp14:pctWidth>
            </wp14:sizeRelH>
            <wp14:sizeRelV relativeFrom="margin">
              <wp14:pctHeight>0</wp14:pctHeight>
            </wp14:sizeRelV>
          </wp:anchor>
        </w:drawing>
      </w:r>
    </w:p>
    <w:p w14:paraId="71084467" w14:textId="18FD2094" w:rsidR="00A61C6E" w:rsidRDefault="00A61C6E" w:rsidP="00A61C6E">
      <w:pPr>
        <w:rPr>
          <w:rFonts w:asciiTheme="majorHAnsi" w:eastAsiaTheme="majorEastAsia" w:hAnsiTheme="majorHAnsi" w:cstheme="majorBidi"/>
          <w:b/>
          <w:bCs/>
          <w:color w:val="000000" w:themeColor="text1"/>
          <w:spacing w:val="-10"/>
          <w:kern w:val="28"/>
        </w:rPr>
      </w:pPr>
    </w:p>
    <w:p w14:paraId="42C9BAC1" w14:textId="5FDBEA0B" w:rsidR="00A61C6E" w:rsidRDefault="00A61C6E" w:rsidP="00A61C6E">
      <w:pPr>
        <w:rPr>
          <w:rFonts w:asciiTheme="majorHAnsi" w:eastAsiaTheme="majorEastAsia" w:hAnsiTheme="majorHAnsi" w:cstheme="majorBidi"/>
          <w:b/>
          <w:bCs/>
          <w:color w:val="000000" w:themeColor="text1"/>
          <w:spacing w:val="-10"/>
          <w:kern w:val="28"/>
        </w:rPr>
      </w:pPr>
    </w:p>
    <w:p w14:paraId="4EF83857" w14:textId="77777777" w:rsidR="00A61C6E" w:rsidRDefault="00A61C6E" w:rsidP="00A61C6E">
      <w:pPr>
        <w:rPr>
          <w:rFonts w:asciiTheme="majorHAnsi" w:eastAsiaTheme="majorEastAsia" w:hAnsiTheme="majorHAnsi" w:cstheme="majorBidi"/>
          <w:b/>
          <w:bCs/>
          <w:color w:val="000000" w:themeColor="text1"/>
          <w:spacing w:val="-10"/>
          <w:kern w:val="28"/>
        </w:rPr>
      </w:pPr>
    </w:p>
    <w:p w14:paraId="57FA18FD" w14:textId="77777777" w:rsidR="00A61C6E" w:rsidRPr="00A61C6E" w:rsidRDefault="00A61C6E" w:rsidP="00A61C6E">
      <w:pPr>
        <w:rPr>
          <w:rFonts w:asciiTheme="majorHAnsi" w:eastAsiaTheme="majorEastAsia" w:hAnsiTheme="majorHAnsi" w:cstheme="majorBidi"/>
          <w:b/>
          <w:bCs/>
          <w:color w:val="000000" w:themeColor="text1"/>
          <w:spacing w:val="-10"/>
          <w:kern w:val="28"/>
        </w:rPr>
      </w:pPr>
    </w:p>
    <w:p w14:paraId="3022F15B" w14:textId="1D425922" w:rsidR="00A61C6E" w:rsidRDefault="00A61C6E" w:rsidP="00A61C6E">
      <w:pPr>
        <w:ind w:left="720"/>
        <w:jc w:val="center"/>
        <w:rPr>
          <w:rFonts w:asciiTheme="majorHAnsi" w:eastAsiaTheme="majorEastAsia" w:hAnsiTheme="majorHAnsi" w:cstheme="majorBidi"/>
          <w:b/>
          <w:bCs/>
          <w:color w:val="000000" w:themeColor="text1"/>
          <w:spacing w:val="-10"/>
          <w:kern w:val="28"/>
        </w:rPr>
      </w:pPr>
    </w:p>
    <w:p w14:paraId="5C830DBA" w14:textId="61732A89" w:rsidR="009C7110" w:rsidRDefault="009C7110" w:rsidP="009C7110">
      <w:pPr>
        <w:rPr>
          <w:rFonts w:asciiTheme="majorHAnsi" w:eastAsiaTheme="majorEastAsia" w:hAnsiTheme="majorHAnsi" w:cstheme="majorBidi"/>
          <w:b/>
          <w:bCs/>
          <w:color w:val="E97132" w:themeColor="accent2"/>
          <w:spacing w:val="-10"/>
          <w:kern w:val="28"/>
        </w:rPr>
      </w:pPr>
      <w:r w:rsidRPr="00454D30">
        <w:rPr>
          <w:rFonts w:asciiTheme="majorHAnsi" w:eastAsiaTheme="majorEastAsia" w:hAnsiTheme="majorHAnsi" w:cstheme="majorBidi"/>
          <w:b/>
          <w:bCs/>
          <w:color w:val="0E2841" w:themeColor="text2"/>
          <w:spacing w:val="-10"/>
          <w:kern w:val="28"/>
          <w:sz w:val="40"/>
          <w:szCs w:val="40"/>
        </w:rPr>
        <w:lastRenderedPageBreak/>
        <w:t>Issues faced during the verification process</w:t>
      </w:r>
      <w:r>
        <w:rPr>
          <w:rFonts w:asciiTheme="majorHAnsi" w:eastAsiaTheme="majorEastAsia" w:hAnsiTheme="majorHAnsi" w:cstheme="majorBidi"/>
          <w:b/>
          <w:bCs/>
          <w:color w:val="0E2841" w:themeColor="text2"/>
          <w:spacing w:val="-10"/>
          <w:kern w:val="28"/>
          <w:sz w:val="40"/>
          <w:szCs w:val="40"/>
        </w:rPr>
        <w:t xml:space="preserve"> (cont.)</w:t>
      </w:r>
      <w:r w:rsidRPr="00454D30">
        <w:rPr>
          <w:rFonts w:asciiTheme="majorHAnsi" w:eastAsiaTheme="majorEastAsia" w:hAnsiTheme="majorHAnsi" w:cstheme="majorBidi"/>
          <w:b/>
          <w:bCs/>
          <w:color w:val="0E2841" w:themeColor="text2"/>
          <w:spacing w:val="-10"/>
          <w:kern w:val="28"/>
          <w:sz w:val="40"/>
          <w:szCs w:val="40"/>
        </w:rPr>
        <w:t>:</w:t>
      </w:r>
    </w:p>
    <w:p w14:paraId="0A1ED94D" w14:textId="0C35B222" w:rsidR="009C7110" w:rsidRPr="009C7110" w:rsidRDefault="00DE54A3" w:rsidP="009C7110">
      <w:pPr>
        <w:pStyle w:val="ListParagraph"/>
        <w:numPr>
          <w:ilvl w:val="0"/>
          <w:numId w:val="36"/>
        </w:numPr>
        <w:rPr>
          <w:rFonts w:asciiTheme="majorHAnsi" w:eastAsiaTheme="majorEastAsia" w:hAnsiTheme="majorHAnsi" w:cstheme="majorBidi"/>
          <w:b/>
          <w:bCs/>
          <w:spacing w:val="-10"/>
          <w:kern w:val="28"/>
          <w:sz w:val="28"/>
          <w:szCs w:val="28"/>
        </w:rPr>
      </w:pPr>
      <w:proofErr w:type="spellStart"/>
      <w:r>
        <w:rPr>
          <w:rFonts w:asciiTheme="majorHAnsi" w:eastAsiaTheme="majorEastAsia" w:hAnsiTheme="majorHAnsi" w:cstheme="majorBidi"/>
          <w:b/>
          <w:bCs/>
          <w:spacing w:val="-10"/>
          <w:kern w:val="28"/>
          <w:sz w:val="28"/>
          <w:szCs w:val="28"/>
        </w:rPr>
        <w:t>u</w:t>
      </w:r>
      <w:r w:rsidR="009C7110" w:rsidRPr="008175F8">
        <w:rPr>
          <w:rFonts w:asciiTheme="majorHAnsi" w:eastAsiaTheme="majorEastAsia" w:hAnsiTheme="majorHAnsi" w:cstheme="majorBidi"/>
          <w:b/>
          <w:bCs/>
          <w:spacing w:val="-10"/>
          <w:kern w:val="28"/>
          <w:sz w:val="28"/>
          <w:szCs w:val="28"/>
        </w:rPr>
        <w:t>vm_tlm_analysis_fifo</w:t>
      </w:r>
      <w:proofErr w:type="spellEnd"/>
      <w:r w:rsidR="009C7110" w:rsidRPr="008175F8">
        <w:rPr>
          <w:rFonts w:asciiTheme="majorHAnsi" w:eastAsiaTheme="majorEastAsia" w:hAnsiTheme="majorHAnsi" w:cstheme="majorBidi"/>
          <w:b/>
          <w:bCs/>
          <w:spacing w:val="-10"/>
          <w:kern w:val="28"/>
          <w:sz w:val="28"/>
          <w:szCs w:val="28"/>
        </w:rPr>
        <w:t xml:space="preserve"> overwriting</w:t>
      </w:r>
      <w:r w:rsidR="009C7110">
        <w:rPr>
          <w:rFonts w:asciiTheme="majorHAnsi" w:eastAsiaTheme="majorEastAsia" w:hAnsiTheme="majorHAnsi" w:cstheme="majorBidi"/>
          <w:b/>
          <w:bCs/>
          <w:spacing w:val="-10"/>
          <w:kern w:val="28"/>
          <w:sz w:val="28"/>
          <w:szCs w:val="28"/>
        </w:rPr>
        <w:t xml:space="preserve"> (cont.)</w:t>
      </w:r>
    </w:p>
    <w:p w14:paraId="7E82DC4A" w14:textId="5A536BC8" w:rsidR="00A61C6E" w:rsidRPr="00A61C6E" w:rsidRDefault="002E7B60" w:rsidP="00A61C6E">
      <w:pPr>
        <w:ind w:left="720"/>
        <w:jc w:val="center"/>
        <w:rPr>
          <w:rFonts w:asciiTheme="majorHAnsi" w:eastAsiaTheme="majorEastAsia" w:hAnsiTheme="majorHAnsi" w:cstheme="majorBidi"/>
          <w:b/>
          <w:bCs/>
          <w:color w:val="000000" w:themeColor="text1"/>
          <w:spacing w:val="-10"/>
          <w:kern w:val="28"/>
        </w:rPr>
      </w:pPr>
      <w:r>
        <w:rPr>
          <w:noProof/>
        </w:rPr>
        <w:drawing>
          <wp:inline distT="0" distB="0" distL="0" distR="0" wp14:anchorId="4D5ABE62" wp14:editId="155F6A64">
            <wp:extent cx="5619750" cy="2609850"/>
            <wp:effectExtent l="0" t="0" r="0" b="0"/>
            <wp:docPr id="100496909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9091" name="Picture 1" descr="A diagram of a process&#10;&#10;Description automatically generated"/>
                    <pic:cNvPicPr/>
                  </pic:nvPicPr>
                  <pic:blipFill>
                    <a:blip r:embed="rId39"/>
                    <a:stretch>
                      <a:fillRect/>
                    </a:stretch>
                  </pic:blipFill>
                  <pic:spPr>
                    <a:xfrm>
                      <a:off x="0" y="0"/>
                      <a:ext cx="5619750" cy="2609850"/>
                    </a:xfrm>
                    <a:prstGeom prst="rect">
                      <a:avLst/>
                    </a:prstGeom>
                  </pic:spPr>
                </pic:pic>
              </a:graphicData>
            </a:graphic>
          </wp:inline>
        </w:drawing>
      </w:r>
    </w:p>
    <w:p w14:paraId="49588D09" w14:textId="68B45C81" w:rsidR="00A61C6E" w:rsidRPr="00DE54A3" w:rsidRDefault="0022673D" w:rsidP="00A61C6E">
      <w:pPr>
        <w:pStyle w:val="ListParagraph"/>
        <w:numPr>
          <w:ilvl w:val="2"/>
          <w:numId w:val="32"/>
        </w:numPr>
        <w:rPr>
          <w:rFonts w:asciiTheme="majorHAnsi" w:eastAsiaTheme="majorEastAsia" w:hAnsiTheme="majorHAnsi" w:cstheme="majorBidi"/>
          <w:b/>
          <w:bCs/>
          <w:color w:val="000000" w:themeColor="text1"/>
          <w:spacing w:val="-10"/>
          <w:kern w:val="28"/>
          <w:sz w:val="22"/>
          <w:szCs w:val="22"/>
        </w:rPr>
      </w:pPr>
      <w:r w:rsidRPr="00DE54A3">
        <w:rPr>
          <w:sz w:val="22"/>
          <w:szCs w:val="22"/>
        </w:rPr>
        <w:t>In case of multiple writes</w:t>
      </w:r>
      <w:r w:rsidR="0022146E" w:rsidRPr="00DE54A3">
        <w:rPr>
          <w:sz w:val="22"/>
          <w:szCs w:val="22"/>
        </w:rPr>
        <w:t xml:space="preserve"> using </w:t>
      </w:r>
      <w:proofErr w:type="spellStart"/>
      <w:r w:rsidR="0022146E" w:rsidRPr="00DE54A3">
        <w:rPr>
          <w:sz w:val="22"/>
          <w:szCs w:val="22"/>
        </w:rPr>
        <w:t>uvm_tlm_analysis</w:t>
      </w:r>
      <w:r w:rsidR="005A4647" w:rsidRPr="00DE54A3">
        <w:rPr>
          <w:sz w:val="22"/>
          <w:szCs w:val="22"/>
        </w:rPr>
        <w:t>_fifo_</w:t>
      </w:r>
      <w:proofErr w:type="gramStart"/>
      <w:r w:rsidR="005A4647" w:rsidRPr="00DE54A3">
        <w:rPr>
          <w:sz w:val="22"/>
          <w:szCs w:val="22"/>
        </w:rPr>
        <w:t>obj</w:t>
      </w:r>
      <w:r w:rsidR="0022146E" w:rsidRPr="00DE54A3">
        <w:rPr>
          <w:sz w:val="22"/>
          <w:szCs w:val="22"/>
        </w:rPr>
        <w:t>.write</w:t>
      </w:r>
      <w:proofErr w:type="spellEnd"/>
      <w:proofErr w:type="gramEnd"/>
      <w:r w:rsidR="0022146E" w:rsidRPr="00DE54A3">
        <w:rPr>
          <w:sz w:val="22"/>
          <w:szCs w:val="22"/>
        </w:rPr>
        <w:t>(</w:t>
      </w:r>
      <w:proofErr w:type="spellStart"/>
      <w:r w:rsidR="0022146E" w:rsidRPr="00DE54A3">
        <w:rPr>
          <w:sz w:val="22"/>
          <w:szCs w:val="22"/>
        </w:rPr>
        <w:t>seq_item</w:t>
      </w:r>
      <w:proofErr w:type="spellEnd"/>
      <w:r w:rsidR="0022146E" w:rsidRPr="00DE54A3">
        <w:rPr>
          <w:sz w:val="22"/>
          <w:szCs w:val="22"/>
        </w:rPr>
        <w:t>)</w:t>
      </w:r>
      <w:r w:rsidRPr="00DE54A3">
        <w:rPr>
          <w:sz w:val="22"/>
          <w:szCs w:val="22"/>
        </w:rPr>
        <w:t xml:space="preserve"> to the </w:t>
      </w:r>
      <w:proofErr w:type="spellStart"/>
      <w:r w:rsidRPr="00DE54A3">
        <w:rPr>
          <w:sz w:val="22"/>
          <w:szCs w:val="22"/>
        </w:rPr>
        <w:t>uvm_tlm_analysis_fifo</w:t>
      </w:r>
      <w:proofErr w:type="spellEnd"/>
      <w:r w:rsidRPr="00DE54A3">
        <w:rPr>
          <w:sz w:val="22"/>
          <w:szCs w:val="22"/>
        </w:rPr>
        <w:t xml:space="preserve"> without getting</w:t>
      </w:r>
      <w:r w:rsidR="005A4647" w:rsidRPr="00DE54A3">
        <w:rPr>
          <w:sz w:val="22"/>
          <w:szCs w:val="22"/>
        </w:rPr>
        <w:t xml:space="preserve"> using the </w:t>
      </w:r>
      <w:proofErr w:type="spellStart"/>
      <w:r w:rsidR="005A4647" w:rsidRPr="00DE54A3">
        <w:rPr>
          <w:sz w:val="22"/>
          <w:szCs w:val="22"/>
        </w:rPr>
        <w:t>uvm_tlm_analysis_fifo_obj</w:t>
      </w:r>
      <w:r w:rsidRPr="00DE54A3">
        <w:rPr>
          <w:sz w:val="22"/>
          <w:szCs w:val="22"/>
        </w:rPr>
        <w:t>.get</w:t>
      </w:r>
      <w:proofErr w:type="spellEnd"/>
      <w:r w:rsidR="005A4647" w:rsidRPr="00DE54A3">
        <w:rPr>
          <w:sz w:val="22"/>
          <w:szCs w:val="22"/>
        </w:rPr>
        <w:t>(</w:t>
      </w:r>
      <w:proofErr w:type="spellStart"/>
      <w:r w:rsidR="005A4647" w:rsidRPr="00DE54A3">
        <w:rPr>
          <w:sz w:val="22"/>
          <w:szCs w:val="22"/>
        </w:rPr>
        <w:t>seq_item</w:t>
      </w:r>
      <w:proofErr w:type="spellEnd"/>
      <w:r w:rsidR="005A4647" w:rsidRPr="00DE54A3">
        <w:rPr>
          <w:sz w:val="22"/>
          <w:szCs w:val="22"/>
        </w:rPr>
        <w:t>)</w:t>
      </w:r>
      <w:r w:rsidRPr="00DE54A3">
        <w:rPr>
          <w:sz w:val="22"/>
          <w:szCs w:val="22"/>
        </w:rPr>
        <w:t xml:space="preserve"> </w:t>
      </w:r>
      <w:r w:rsidR="008175F8" w:rsidRPr="00DE54A3">
        <w:rPr>
          <w:sz w:val="22"/>
          <w:szCs w:val="22"/>
        </w:rPr>
        <w:t xml:space="preserve">after each write </w:t>
      </w:r>
      <w:r w:rsidR="005A4647" w:rsidRPr="00DE54A3">
        <w:rPr>
          <w:sz w:val="22"/>
          <w:szCs w:val="22"/>
        </w:rPr>
        <w:t>respectively</w:t>
      </w:r>
      <w:r w:rsidRPr="00DE54A3">
        <w:rPr>
          <w:sz w:val="22"/>
          <w:szCs w:val="22"/>
        </w:rPr>
        <w:t>.</w:t>
      </w:r>
      <w:r w:rsidR="008175F8" w:rsidRPr="00DE54A3">
        <w:rPr>
          <w:sz w:val="22"/>
          <w:szCs w:val="22"/>
        </w:rPr>
        <w:t xml:space="preserve"> The </w:t>
      </w:r>
      <w:proofErr w:type="spellStart"/>
      <w:r w:rsidR="008175F8" w:rsidRPr="00DE54A3">
        <w:rPr>
          <w:sz w:val="22"/>
          <w:szCs w:val="22"/>
        </w:rPr>
        <w:t>uvm_tlm_analysis</w:t>
      </w:r>
      <w:proofErr w:type="spellEnd"/>
      <w:r w:rsidR="008175F8" w:rsidRPr="00DE54A3">
        <w:rPr>
          <w:sz w:val="22"/>
          <w:szCs w:val="22"/>
        </w:rPr>
        <w:t xml:space="preserve"> </w:t>
      </w:r>
      <w:proofErr w:type="spellStart"/>
      <w:r w:rsidR="008175F8" w:rsidRPr="00DE54A3">
        <w:rPr>
          <w:sz w:val="22"/>
          <w:szCs w:val="22"/>
        </w:rPr>
        <w:t>fifo</w:t>
      </w:r>
      <w:proofErr w:type="spellEnd"/>
      <w:r w:rsidR="008175F8" w:rsidRPr="00DE54A3">
        <w:rPr>
          <w:sz w:val="22"/>
          <w:szCs w:val="22"/>
        </w:rPr>
        <w:t xml:space="preserve"> does write indeed, and the functionality works correctly but the issue arises due to the fact that the .write function writes the handle to the memory location of the </w:t>
      </w:r>
      <w:proofErr w:type="spellStart"/>
      <w:r w:rsidR="008175F8" w:rsidRPr="00DE54A3">
        <w:rPr>
          <w:sz w:val="22"/>
          <w:szCs w:val="22"/>
        </w:rPr>
        <w:t>seq_item</w:t>
      </w:r>
      <w:proofErr w:type="spellEnd"/>
      <w:r w:rsidR="008175F8" w:rsidRPr="00DE54A3">
        <w:rPr>
          <w:sz w:val="22"/>
          <w:szCs w:val="22"/>
        </w:rPr>
        <w:t xml:space="preserve">, not the </w:t>
      </w:r>
      <w:proofErr w:type="spellStart"/>
      <w:r w:rsidR="008175F8" w:rsidRPr="00DE54A3">
        <w:rPr>
          <w:sz w:val="22"/>
          <w:szCs w:val="22"/>
        </w:rPr>
        <w:t>seq_item</w:t>
      </w:r>
      <w:proofErr w:type="spellEnd"/>
      <w:r w:rsidR="008175F8" w:rsidRPr="00DE54A3">
        <w:rPr>
          <w:sz w:val="22"/>
          <w:szCs w:val="22"/>
        </w:rPr>
        <w:t xml:space="preserve"> itself,</w:t>
      </w:r>
      <w:r w:rsidR="00202322" w:rsidRPr="00DE54A3">
        <w:rPr>
          <w:sz w:val="22"/>
          <w:szCs w:val="22"/>
        </w:rPr>
        <w:t xml:space="preserve"> therefore if the handle of the </w:t>
      </w:r>
      <w:proofErr w:type="spellStart"/>
      <w:r w:rsidR="00202322" w:rsidRPr="00DE54A3">
        <w:rPr>
          <w:sz w:val="22"/>
          <w:szCs w:val="22"/>
        </w:rPr>
        <w:t>seq_item</w:t>
      </w:r>
      <w:proofErr w:type="spellEnd"/>
      <w:r w:rsidR="00202322" w:rsidRPr="00DE54A3">
        <w:rPr>
          <w:sz w:val="22"/>
          <w:szCs w:val="22"/>
        </w:rPr>
        <w:t xml:space="preserve"> is not different on each write, the data that you’re trying to send over to the scoreboard will all be</w:t>
      </w:r>
      <w:r w:rsidRPr="00DE54A3">
        <w:rPr>
          <w:sz w:val="22"/>
          <w:szCs w:val="22"/>
        </w:rPr>
        <w:t xml:space="preserve"> </w:t>
      </w:r>
      <w:r w:rsidR="00202322" w:rsidRPr="00DE54A3">
        <w:rPr>
          <w:sz w:val="22"/>
          <w:szCs w:val="22"/>
        </w:rPr>
        <w:t xml:space="preserve">the same (same handle of the same </w:t>
      </w:r>
      <w:proofErr w:type="spellStart"/>
      <w:r w:rsidR="00202322" w:rsidRPr="00DE54A3">
        <w:rPr>
          <w:sz w:val="22"/>
          <w:szCs w:val="22"/>
        </w:rPr>
        <w:t>seq_item</w:t>
      </w:r>
      <w:proofErr w:type="spellEnd"/>
      <w:r w:rsidR="00202322" w:rsidRPr="00DE54A3">
        <w:rPr>
          <w:sz w:val="22"/>
          <w:szCs w:val="22"/>
        </w:rPr>
        <w:t xml:space="preserve"> pointing to the same memory location).</w:t>
      </w:r>
    </w:p>
    <w:p w14:paraId="15CB7704" w14:textId="2BB8B6B6" w:rsidR="009921BA" w:rsidRDefault="00176A17" w:rsidP="009921BA">
      <w:pPr>
        <w:ind w:left="720"/>
        <w:jc w:val="center"/>
        <w:rPr>
          <w:rFonts w:asciiTheme="majorHAnsi" w:eastAsiaTheme="majorEastAsia" w:hAnsiTheme="majorHAnsi" w:cstheme="majorBidi"/>
          <w:b/>
          <w:bCs/>
          <w:color w:val="000000" w:themeColor="text1"/>
          <w:spacing w:val="-10"/>
          <w:kern w:val="28"/>
          <w:sz w:val="28"/>
          <w:szCs w:val="28"/>
        </w:rPr>
      </w:pPr>
      <w:r>
        <w:rPr>
          <w:rFonts w:asciiTheme="majorHAnsi" w:eastAsiaTheme="majorEastAsia" w:hAnsiTheme="majorHAnsi" w:cstheme="majorBidi"/>
          <w:b/>
          <w:bCs/>
          <w:noProof/>
          <w:color w:val="000000" w:themeColor="text1"/>
          <w:spacing w:val="-10"/>
          <w:kern w:val="28"/>
          <w:sz w:val="28"/>
          <w:szCs w:val="28"/>
        </w:rPr>
        <w:drawing>
          <wp:inline distT="0" distB="0" distL="0" distR="0" wp14:anchorId="6846242E" wp14:editId="33CAF200">
            <wp:extent cx="3852467" cy="1977502"/>
            <wp:effectExtent l="0" t="0" r="0" b="3810"/>
            <wp:docPr id="2065070029" name="Picture 35" descr="A diagram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70029" name="Picture 35" descr="A diagram of a number of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871959" cy="1987507"/>
                    </a:xfrm>
                    <a:prstGeom prst="rect">
                      <a:avLst/>
                    </a:prstGeom>
                  </pic:spPr>
                </pic:pic>
              </a:graphicData>
            </a:graphic>
          </wp:inline>
        </w:drawing>
      </w:r>
    </w:p>
    <w:p w14:paraId="2C836B29" w14:textId="77777777" w:rsidR="009C7110" w:rsidRDefault="009C7110" w:rsidP="009921BA">
      <w:pPr>
        <w:ind w:left="720"/>
        <w:jc w:val="center"/>
        <w:rPr>
          <w:rFonts w:asciiTheme="majorHAnsi" w:eastAsiaTheme="majorEastAsia" w:hAnsiTheme="majorHAnsi" w:cstheme="majorBidi"/>
          <w:b/>
          <w:bCs/>
          <w:color w:val="000000" w:themeColor="text1"/>
          <w:spacing w:val="-10"/>
          <w:kern w:val="28"/>
          <w:sz w:val="28"/>
          <w:szCs w:val="28"/>
        </w:rPr>
      </w:pPr>
    </w:p>
    <w:p w14:paraId="0F30DB26" w14:textId="72BEF9C9" w:rsidR="009C7110" w:rsidRDefault="009C7110" w:rsidP="009921BA">
      <w:pPr>
        <w:ind w:left="720"/>
        <w:jc w:val="center"/>
        <w:rPr>
          <w:rFonts w:asciiTheme="majorHAnsi" w:eastAsiaTheme="majorEastAsia" w:hAnsiTheme="majorHAnsi" w:cstheme="majorBidi"/>
          <w:b/>
          <w:bCs/>
          <w:color w:val="000000" w:themeColor="text1"/>
          <w:spacing w:val="-10"/>
          <w:kern w:val="28"/>
          <w:sz w:val="28"/>
          <w:szCs w:val="28"/>
        </w:rPr>
      </w:pPr>
    </w:p>
    <w:p w14:paraId="3DEC3759" w14:textId="77777777" w:rsidR="00E05A11" w:rsidRDefault="00E05A11" w:rsidP="009921BA">
      <w:pPr>
        <w:ind w:left="720"/>
        <w:jc w:val="center"/>
        <w:rPr>
          <w:rFonts w:asciiTheme="majorHAnsi" w:eastAsiaTheme="majorEastAsia" w:hAnsiTheme="majorHAnsi" w:cstheme="majorBidi"/>
          <w:b/>
          <w:bCs/>
          <w:color w:val="000000" w:themeColor="text1"/>
          <w:spacing w:val="-10"/>
          <w:kern w:val="28"/>
          <w:sz w:val="28"/>
          <w:szCs w:val="28"/>
        </w:rPr>
      </w:pPr>
    </w:p>
    <w:p w14:paraId="0E5990A5" w14:textId="77777777" w:rsidR="009C7110" w:rsidRPr="009921BA" w:rsidRDefault="009C7110" w:rsidP="009921BA">
      <w:pPr>
        <w:ind w:left="720"/>
        <w:jc w:val="center"/>
        <w:rPr>
          <w:rFonts w:asciiTheme="majorHAnsi" w:eastAsiaTheme="majorEastAsia" w:hAnsiTheme="majorHAnsi" w:cstheme="majorBidi"/>
          <w:b/>
          <w:bCs/>
          <w:color w:val="000000" w:themeColor="text1"/>
          <w:spacing w:val="-10"/>
          <w:kern w:val="28"/>
          <w:sz w:val="28"/>
          <w:szCs w:val="28"/>
        </w:rPr>
      </w:pPr>
    </w:p>
    <w:p w14:paraId="135ECF33" w14:textId="2F421B92" w:rsidR="009C7110" w:rsidRDefault="009C7110" w:rsidP="009C7110">
      <w:pPr>
        <w:rPr>
          <w:rFonts w:asciiTheme="majorHAnsi" w:eastAsiaTheme="majorEastAsia" w:hAnsiTheme="majorHAnsi" w:cstheme="majorBidi"/>
          <w:b/>
          <w:bCs/>
          <w:color w:val="E97132" w:themeColor="accent2"/>
          <w:spacing w:val="-10"/>
          <w:kern w:val="28"/>
        </w:rPr>
      </w:pPr>
      <w:r w:rsidRPr="00454D30">
        <w:rPr>
          <w:rFonts w:asciiTheme="majorHAnsi" w:eastAsiaTheme="majorEastAsia" w:hAnsiTheme="majorHAnsi" w:cstheme="majorBidi"/>
          <w:b/>
          <w:bCs/>
          <w:color w:val="0E2841" w:themeColor="text2"/>
          <w:spacing w:val="-10"/>
          <w:kern w:val="28"/>
          <w:sz w:val="40"/>
          <w:szCs w:val="40"/>
        </w:rPr>
        <w:lastRenderedPageBreak/>
        <w:t>Issues faced during the verification process</w:t>
      </w:r>
      <w:r>
        <w:rPr>
          <w:rFonts w:asciiTheme="majorHAnsi" w:eastAsiaTheme="majorEastAsia" w:hAnsiTheme="majorHAnsi" w:cstheme="majorBidi"/>
          <w:b/>
          <w:bCs/>
          <w:color w:val="0E2841" w:themeColor="text2"/>
          <w:spacing w:val="-10"/>
          <w:kern w:val="28"/>
          <w:sz w:val="40"/>
          <w:szCs w:val="40"/>
        </w:rPr>
        <w:t xml:space="preserve"> (cont.)</w:t>
      </w:r>
      <w:r w:rsidRPr="00454D30">
        <w:rPr>
          <w:rFonts w:asciiTheme="majorHAnsi" w:eastAsiaTheme="majorEastAsia" w:hAnsiTheme="majorHAnsi" w:cstheme="majorBidi"/>
          <w:b/>
          <w:bCs/>
          <w:color w:val="0E2841" w:themeColor="text2"/>
          <w:spacing w:val="-10"/>
          <w:kern w:val="28"/>
          <w:sz w:val="40"/>
          <w:szCs w:val="40"/>
        </w:rPr>
        <w:t>:</w:t>
      </w:r>
    </w:p>
    <w:p w14:paraId="594086A5" w14:textId="3D2F6A63" w:rsidR="009C7110" w:rsidRPr="009C7110" w:rsidRDefault="00DE54A3" w:rsidP="009C7110">
      <w:pPr>
        <w:pStyle w:val="ListParagraph"/>
        <w:numPr>
          <w:ilvl w:val="0"/>
          <w:numId w:val="36"/>
        </w:numPr>
        <w:rPr>
          <w:rFonts w:asciiTheme="majorHAnsi" w:eastAsiaTheme="majorEastAsia" w:hAnsiTheme="majorHAnsi" w:cstheme="majorBidi"/>
          <w:b/>
          <w:bCs/>
          <w:spacing w:val="-10"/>
          <w:kern w:val="28"/>
          <w:sz w:val="28"/>
          <w:szCs w:val="28"/>
        </w:rPr>
      </w:pPr>
      <w:proofErr w:type="spellStart"/>
      <w:r>
        <w:rPr>
          <w:rFonts w:asciiTheme="majorHAnsi" w:eastAsiaTheme="majorEastAsia" w:hAnsiTheme="majorHAnsi" w:cstheme="majorBidi"/>
          <w:b/>
          <w:bCs/>
          <w:spacing w:val="-10"/>
          <w:kern w:val="28"/>
          <w:sz w:val="28"/>
          <w:szCs w:val="28"/>
        </w:rPr>
        <w:t>u</w:t>
      </w:r>
      <w:r w:rsidR="009C7110" w:rsidRPr="008175F8">
        <w:rPr>
          <w:rFonts w:asciiTheme="majorHAnsi" w:eastAsiaTheme="majorEastAsia" w:hAnsiTheme="majorHAnsi" w:cstheme="majorBidi"/>
          <w:b/>
          <w:bCs/>
          <w:spacing w:val="-10"/>
          <w:kern w:val="28"/>
          <w:sz w:val="28"/>
          <w:szCs w:val="28"/>
        </w:rPr>
        <w:t>vm_tlm_analysis_fifo</w:t>
      </w:r>
      <w:proofErr w:type="spellEnd"/>
      <w:r w:rsidR="009C7110" w:rsidRPr="008175F8">
        <w:rPr>
          <w:rFonts w:asciiTheme="majorHAnsi" w:eastAsiaTheme="majorEastAsia" w:hAnsiTheme="majorHAnsi" w:cstheme="majorBidi"/>
          <w:b/>
          <w:bCs/>
          <w:spacing w:val="-10"/>
          <w:kern w:val="28"/>
          <w:sz w:val="28"/>
          <w:szCs w:val="28"/>
        </w:rPr>
        <w:t xml:space="preserve"> overwriting</w:t>
      </w:r>
      <w:r w:rsidR="009C7110">
        <w:rPr>
          <w:rFonts w:asciiTheme="majorHAnsi" w:eastAsiaTheme="majorEastAsia" w:hAnsiTheme="majorHAnsi" w:cstheme="majorBidi"/>
          <w:b/>
          <w:bCs/>
          <w:spacing w:val="-10"/>
          <w:kern w:val="28"/>
          <w:sz w:val="28"/>
          <w:szCs w:val="28"/>
        </w:rPr>
        <w:t xml:space="preserve"> (cont.)</w:t>
      </w:r>
    </w:p>
    <w:p w14:paraId="607FF093" w14:textId="2EA54379" w:rsidR="002E7B60" w:rsidRPr="002E7B60" w:rsidRDefault="002E7B60" w:rsidP="002E7B60">
      <w:pPr>
        <w:pStyle w:val="ListParagraph"/>
        <w:rPr>
          <w:rFonts w:asciiTheme="majorHAnsi" w:eastAsiaTheme="majorEastAsia" w:hAnsiTheme="majorHAnsi" w:cstheme="majorBidi"/>
          <w:b/>
          <w:bCs/>
          <w:color w:val="000000" w:themeColor="text1"/>
          <w:spacing w:val="-10"/>
          <w:kern w:val="28"/>
          <w:sz w:val="28"/>
          <w:szCs w:val="28"/>
          <w:u w:val="single"/>
        </w:rPr>
      </w:pPr>
      <w:r w:rsidRPr="002E7B60">
        <w:rPr>
          <w:rFonts w:asciiTheme="majorHAnsi" w:eastAsiaTheme="majorEastAsia" w:hAnsiTheme="majorHAnsi" w:cstheme="majorBidi"/>
          <w:b/>
          <w:bCs/>
          <w:color w:val="000000" w:themeColor="text1"/>
          <w:spacing w:val="-10"/>
          <w:kern w:val="28"/>
          <w:sz w:val="28"/>
          <w:szCs w:val="28"/>
          <w:u w:val="single"/>
        </w:rPr>
        <w:t>Solution?</w:t>
      </w:r>
    </w:p>
    <w:p w14:paraId="6D278511" w14:textId="19B0E6B1" w:rsidR="002E7B60" w:rsidRPr="00DE54A3" w:rsidRDefault="002E7B60" w:rsidP="002E7B60">
      <w:pPr>
        <w:pStyle w:val="ListParagraph"/>
        <w:rPr>
          <w:sz w:val="22"/>
          <w:szCs w:val="22"/>
        </w:rPr>
      </w:pPr>
      <w:r w:rsidRPr="00DE54A3">
        <w:rPr>
          <w:sz w:val="22"/>
          <w:szCs w:val="22"/>
        </w:rPr>
        <w:t xml:space="preserve">Create the </w:t>
      </w:r>
      <w:proofErr w:type="spellStart"/>
      <w:r w:rsidRPr="00DE54A3">
        <w:rPr>
          <w:sz w:val="22"/>
          <w:szCs w:val="22"/>
        </w:rPr>
        <w:t>seq_item</w:t>
      </w:r>
      <w:proofErr w:type="spellEnd"/>
      <w:r w:rsidRPr="00DE54A3">
        <w:rPr>
          <w:sz w:val="22"/>
          <w:szCs w:val="22"/>
        </w:rPr>
        <w:t xml:space="preserve"> instance each time you write to </w:t>
      </w:r>
      <w:proofErr w:type="gramStart"/>
      <w:r w:rsidRPr="00DE54A3">
        <w:rPr>
          <w:sz w:val="22"/>
          <w:szCs w:val="22"/>
        </w:rPr>
        <w:t xml:space="preserve">the </w:t>
      </w:r>
      <w:proofErr w:type="spellStart"/>
      <w:r w:rsidRPr="00DE54A3">
        <w:rPr>
          <w:sz w:val="22"/>
          <w:szCs w:val="22"/>
        </w:rPr>
        <w:t>uvm</w:t>
      </w:r>
      <w:proofErr w:type="gramEnd"/>
      <w:r w:rsidRPr="00DE54A3">
        <w:rPr>
          <w:sz w:val="22"/>
          <w:szCs w:val="22"/>
        </w:rPr>
        <w:t>_tlm_analysis_fifo</w:t>
      </w:r>
      <w:proofErr w:type="spellEnd"/>
      <w:r w:rsidRPr="00DE54A3">
        <w:rPr>
          <w:sz w:val="22"/>
          <w:szCs w:val="22"/>
        </w:rPr>
        <w:t xml:space="preserve">, that way, every instance handle is different inside the </w:t>
      </w:r>
      <w:proofErr w:type="spellStart"/>
      <w:r w:rsidRPr="00DE54A3">
        <w:rPr>
          <w:sz w:val="22"/>
          <w:szCs w:val="22"/>
        </w:rPr>
        <w:t>uvm_tlm_analysis_fifo</w:t>
      </w:r>
      <w:proofErr w:type="spellEnd"/>
      <w:r w:rsidRPr="00DE54A3">
        <w:rPr>
          <w:sz w:val="22"/>
          <w:szCs w:val="22"/>
        </w:rPr>
        <w:t>.</w:t>
      </w:r>
    </w:p>
    <w:p w14:paraId="123D5801" w14:textId="14D6F3A1" w:rsidR="009C7110" w:rsidRDefault="00E05A11" w:rsidP="002E7B60">
      <w:pPr>
        <w:pStyle w:val="ListParagraph"/>
      </w:pPr>
      <w:r>
        <w:rPr>
          <w:noProof/>
        </w:rPr>
        <w:drawing>
          <wp:anchor distT="0" distB="0" distL="114300" distR="114300" simplePos="0" relativeHeight="251658273" behindDoc="0" locked="0" layoutInCell="1" allowOverlap="1" wp14:anchorId="6A4A61C7" wp14:editId="41007EB6">
            <wp:simplePos x="0" y="0"/>
            <wp:positionH relativeFrom="column">
              <wp:posOffset>1682115</wp:posOffset>
            </wp:positionH>
            <wp:positionV relativeFrom="page">
              <wp:posOffset>2483856</wp:posOffset>
            </wp:positionV>
            <wp:extent cx="3952240" cy="2096135"/>
            <wp:effectExtent l="0" t="0" r="0" b="0"/>
            <wp:wrapNone/>
            <wp:docPr id="1198079605" name="Picture 3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79605" name="Picture 33" descr="A diagram of a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52240" cy="2096135"/>
                    </a:xfrm>
                    <a:prstGeom prst="rect">
                      <a:avLst/>
                    </a:prstGeom>
                  </pic:spPr>
                </pic:pic>
              </a:graphicData>
            </a:graphic>
          </wp:anchor>
        </w:drawing>
      </w:r>
    </w:p>
    <w:p w14:paraId="4776C140" w14:textId="3DA79E45" w:rsidR="00C04540" w:rsidRDefault="00C04540" w:rsidP="002E7B60">
      <w:pPr>
        <w:pStyle w:val="ListParagraph"/>
      </w:pPr>
    </w:p>
    <w:p w14:paraId="0DFA2291" w14:textId="4DE8CA2E" w:rsidR="00C04540" w:rsidRDefault="00C04540" w:rsidP="002E7B60">
      <w:pPr>
        <w:pStyle w:val="ListParagraph"/>
      </w:pPr>
    </w:p>
    <w:p w14:paraId="15DA4CAB" w14:textId="62EEB0B0" w:rsidR="00C04540" w:rsidRDefault="00C04540" w:rsidP="002E7B60">
      <w:pPr>
        <w:pStyle w:val="ListParagraph"/>
      </w:pPr>
    </w:p>
    <w:p w14:paraId="32DD2479" w14:textId="1884E832" w:rsidR="00C04540" w:rsidRDefault="00C04540" w:rsidP="002E7B60">
      <w:pPr>
        <w:pStyle w:val="ListParagraph"/>
      </w:pPr>
    </w:p>
    <w:p w14:paraId="1DAA595F" w14:textId="671DE9AE" w:rsidR="00C04540" w:rsidRDefault="00C04540" w:rsidP="002E7B60">
      <w:pPr>
        <w:pStyle w:val="ListParagraph"/>
      </w:pPr>
    </w:p>
    <w:p w14:paraId="69B3A687" w14:textId="65F48B18" w:rsidR="00C04540" w:rsidRDefault="00C04540" w:rsidP="002E7B60">
      <w:pPr>
        <w:pStyle w:val="ListParagraph"/>
      </w:pPr>
    </w:p>
    <w:p w14:paraId="5B782ABC" w14:textId="02E9431B" w:rsidR="00C04540" w:rsidRDefault="00C04540" w:rsidP="002E7B60">
      <w:pPr>
        <w:pStyle w:val="ListParagraph"/>
      </w:pPr>
    </w:p>
    <w:p w14:paraId="6F68EAAD" w14:textId="6DFEA27D" w:rsidR="00C04540" w:rsidRDefault="00C04540" w:rsidP="002E7B60">
      <w:pPr>
        <w:pStyle w:val="ListParagraph"/>
      </w:pPr>
    </w:p>
    <w:p w14:paraId="413831DA" w14:textId="4B99F3F5" w:rsidR="00C04540" w:rsidRDefault="00C04540" w:rsidP="002E7B60">
      <w:pPr>
        <w:pStyle w:val="ListParagraph"/>
      </w:pPr>
    </w:p>
    <w:p w14:paraId="109C5E24" w14:textId="6E7B8929" w:rsidR="00DE54A3" w:rsidRDefault="00DE54A3" w:rsidP="00C04540">
      <w:pPr>
        <w:pStyle w:val="ListParagraph"/>
        <w:jc w:val="center"/>
      </w:pPr>
    </w:p>
    <w:p w14:paraId="26DB8A93" w14:textId="77777777" w:rsidR="00473618" w:rsidRDefault="00473618" w:rsidP="00C04540">
      <w:pPr>
        <w:pStyle w:val="ListParagraph"/>
        <w:jc w:val="center"/>
      </w:pPr>
    </w:p>
    <w:p w14:paraId="796FFF50" w14:textId="73BC9324" w:rsidR="00281C8D" w:rsidRDefault="001C5760" w:rsidP="00E23959">
      <w:pPr>
        <w:pStyle w:val="ListParagraph"/>
        <w:numPr>
          <w:ilvl w:val="0"/>
          <w:numId w:val="36"/>
        </w:numPr>
        <w:rPr>
          <w:rFonts w:asciiTheme="majorHAnsi" w:eastAsiaTheme="majorEastAsia" w:hAnsiTheme="majorHAnsi" w:cstheme="majorBidi"/>
          <w:b/>
          <w:bCs/>
          <w:spacing w:val="-10"/>
          <w:kern w:val="28"/>
          <w:sz w:val="28"/>
          <w:szCs w:val="28"/>
        </w:rPr>
      </w:pPr>
      <w:r>
        <w:rPr>
          <w:rFonts w:asciiTheme="majorHAnsi" w:eastAsiaTheme="majorEastAsia" w:hAnsiTheme="majorHAnsi" w:cstheme="majorBidi"/>
          <w:b/>
          <w:bCs/>
          <w:spacing w:val="-10"/>
          <w:kern w:val="28"/>
          <w:sz w:val="28"/>
          <w:szCs w:val="28"/>
        </w:rPr>
        <w:t>When is the test ending</w:t>
      </w:r>
      <w:r w:rsidR="00281C8D">
        <w:rPr>
          <w:rFonts w:asciiTheme="majorHAnsi" w:eastAsiaTheme="majorEastAsia" w:hAnsiTheme="majorHAnsi" w:cstheme="majorBidi"/>
          <w:b/>
          <w:bCs/>
          <w:spacing w:val="-10"/>
          <w:kern w:val="28"/>
          <w:sz w:val="28"/>
          <w:szCs w:val="28"/>
        </w:rPr>
        <w:t xml:space="preserve">? </w:t>
      </w:r>
      <w:r w:rsidR="00473618" w:rsidRPr="00473618">
        <w:rPr>
          <w:rFonts w:asciiTheme="majorHAnsi" w:eastAsiaTheme="majorEastAsia" w:hAnsiTheme="majorHAnsi" w:cstheme="majorBidi"/>
          <w:b/>
          <w:bCs/>
          <w:spacing w:val="-10"/>
          <w:kern w:val="28"/>
          <w:sz w:val="28"/>
          <w:szCs w:val="28"/>
        </w:rPr>
        <w:t>T</w:t>
      </w:r>
      <w:r w:rsidR="00605A86">
        <w:rPr>
          <w:rFonts w:asciiTheme="majorHAnsi" w:eastAsiaTheme="majorEastAsia" w:hAnsiTheme="majorHAnsi" w:cstheme="majorBidi"/>
          <w:b/>
          <w:bCs/>
          <w:spacing w:val="-10"/>
          <w:kern w:val="28"/>
          <w:sz w:val="28"/>
          <w:szCs w:val="28"/>
        </w:rPr>
        <w:t xml:space="preserve">est Termination, </w:t>
      </w:r>
      <w:r w:rsidR="001C6BF8">
        <w:rPr>
          <w:rFonts w:asciiTheme="majorHAnsi" w:eastAsiaTheme="majorEastAsia" w:hAnsiTheme="majorHAnsi" w:cstheme="majorBidi"/>
          <w:b/>
          <w:bCs/>
          <w:spacing w:val="-10"/>
          <w:kern w:val="28"/>
          <w:sz w:val="28"/>
          <w:szCs w:val="28"/>
        </w:rPr>
        <w:t>How and When</w:t>
      </w:r>
      <w:r w:rsidR="00605A86">
        <w:rPr>
          <w:rFonts w:asciiTheme="majorHAnsi" w:eastAsiaTheme="majorEastAsia" w:hAnsiTheme="majorHAnsi" w:cstheme="majorBidi"/>
          <w:b/>
          <w:bCs/>
          <w:spacing w:val="-10"/>
          <w:kern w:val="28"/>
          <w:sz w:val="28"/>
          <w:szCs w:val="28"/>
        </w:rPr>
        <w:t>?</w:t>
      </w:r>
    </w:p>
    <w:p w14:paraId="6C24C853" w14:textId="5A86DAA1" w:rsidR="00E23959" w:rsidRPr="002B61AF" w:rsidRDefault="001153BF" w:rsidP="00E23959">
      <w:pPr>
        <w:rPr>
          <w:rFonts w:eastAsiaTheme="majorEastAsia" w:cstheme="majorBidi"/>
          <w:spacing w:val="-10"/>
          <w:kern w:val="28"/>
          <w:sz w:val="18"/>
          <w:szCs w:val="18"/>
        </w:rPr>
      </w:pPr>
      <w:r w:rsidRPr="002B61AF">
        <w:rPr>
          <w:rFonts w:eastAsiaTheme="majorEastAsia" w:cstheme="majorBidi"/>
          <w:spacing w:val="-10"/>
          <w:kern w:val="28"/>
          <w:sz w:val="22"/>
          <w:szCs w:val="22"/>
        </w:rPr>
        <w:t xml:space="preserve">At the start of the Verification process, the test was ending and therefore the scoreboard </w:t>
      </w:r>
      <w:proofErr w:type="gramStart"/>
      <w:r w:rsidRPr="002B61AF">
        <w:rPr>
          <w:rFonts w:eastAsiaTheme="majorEastAsia" w:cstheme="majorBidi"/>
          <w:spacing w:val="-10"/>
          <w:kern w:val="28"/>
          <w:sz w:val="22"/>
          <w:szCs w:val="22"/>
        </w:rPr>
        <w:t>turning</w:t>
      </w:r>
      <w:proofErr w:type="gramEnd"/>
      <w:r w:rsidRPr="002B61AF">
        <w:rPr>
          <w:rFonts w:eastAsiaTheme="majorEastAsia" w:cstheme="majorBidi"/>
          <w:spacing w:val="-10"/>
          <w:kern w:val="28"/>
          <w:sz w:val="22"/>
          <w:szCs w:val="22"/>
        </w:rPr>
        <w:t xml:space="preserve"> off before all the sequence items were processed and compared</w:t>
      </w:r>
      <w:r w:rsidR="00137827" w:rsidRPr="002B61AF">
        <w:rPr>
          <w:rFonts w:eastAsiaTheme="majorEastAsia" w:cstheme="majorBidi"/>
          <w:spacing w:val="-10"/>
          <w:kern w:val="28"/>
          <w:sz w:val="22"/>
          <w:szCs w:val="22"/>
        </w:rPr>
        <w:t xml:space="preserve">, which made me use the </w:t>
      </w:r>
      <w:proofErr w:type="spellStart"/>
      <w:r w:rsidR="00137827" w:rsidRPr="002B61AF">
        <w:rPr>
          <w:rFonts w:eastAsiaTheme="majorEastAsia" w:cstheme="majorBidi"/>
          <w:spacing w:val="-10"/>
          <w:kern w:val="28"/>
          <w:sz w:val="22"/>
          <w:szCs w:val="22"/>
        </w:rPr>
        <w:t>final_phase</w:t>
      </w:r>
      <w:proofErr w:type="spellEnd"/>
      <w:r w:rsidR="00137827" w:rsidRPr="002B61AF">
        <w:rPr>
          <w:rFonts w:eastAsiaTheme="majorEastAsia" w:cstheme="majorBidi"/>
          <w:spacing w:val="-10"/>
          <w:kern w:val="28"/>
          <w:sz w:val="22"/>
          <w:szCs w:val="22"/>
        </w:rPr>
        <w:t xml:space="preserve"> to debug this </w:t>
      </w:r>
      <w:proofErr w:type="spellStart"/>
      <w:r w:rsidR="00137827" w:rsidRPr="002B61AF">
        <w:rPr>
          <w:rFonts w:eastAsiaTheme="majorEastAsia" w:cstheme="majorBidi"/>
          <w:spacing w:val="-10"/>
          <w:kern w:val="28"/>
          <w:sz w:val="22"/>
          <w:szCs w:val="22"/>
        </w:rPr>
        <w:t>behaviour</w:t>
      </w:r>
      <w:proofErr w:type="spellEnd"/>
      <w:r w:rsidR="00137827" w:rsidRPr="002B61AF">
        <w:rPr>
          <w:rFonts w:eastAsiaTheme="majorEastAsia" w:cstheme="majorBidi"/>
          <w:spacing w:val="-10"/>
          <w:kern w:val="28"/>
          <w:sz w:val="22"/>
          <w:szCs w:val="22"/>
        </w:rPr>
        <w:t>.</w:t>
      </w:r>
    </w:p>
    <w:p w14:paraId="3FC78393" w14:textId="616B47C2" w:rsidR="00EA21BB" w:rsidRPr="006448E4" w:rsidRDefault="00281C8D" w:rsidP="006448E4">
      <w:pPr>
        <w:pStyle w:val="ListParagraph"/>
        <w:ind w:left="360"/>
        <w:jc w:val="center"/>
        <w:rPr>
          <w:rFonts w:asciiTheme="majorHAnsi" w:eastAsiaTheme="majorEastAsia" w:hAnsiTheme="majorHAnsi" w:cstheme="majorBidi"/>
          <w:b/>
          <w:bCs/>
          <w:spacing w:val="-10"/>
          <w:kern w:val="28"/>
          <w:sz w:val="28"/>
          <w:szCs w:val="28"/>
        </w:rPr>
      </w:pPr>
      <w:r>
        <w:rPr>
          <w:noProof/>
        </w:rPr>
        <w:drawing>
          <wp:inline distT="0" distB="0" distL="0" distR="0" wp14:anchorId="61CEBB17" wp14:editId="33440234">
            <wp:extent cx="3486781" cy="498112"/>
            <wp:effectExtent l="0" t="0" r="0" b="0"/>
            <wp:docPr id="718609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09732" name="Picture 1" descr="A screenshot of a computer&#10;&#10;AI-generated content may be incorrect."/>
                    <pic:cNvPicPr/>
                  </pic:nvPicPr>
                  <pic:blipFill>
                    <a:blip r:embed="rId42"/>
                    <a:stretch>
                      <a:fillRect/>
                    </a:stretch>
                  </pic:blipFill>
                  <pic:spPr>
                    <a:xfrm>
                      <a:off x="0" y="0"/>
                      <a:ext cx="3531262" cy="504466"/>
                    </a:xfrm>
                    <a:prstGeom prst="rect">
                      <a:avLst/>
                    </a:prstGeom>
                  </pic:spPr>
                </pic:pic>
              </a:graphicData>
            </a:graphic>
          </wp:inline>
        </w:drawing>
      </w:r>
    </w:p>
    <w:p w14:paraId="414B0B46" w14:textId="3A5DD3C7" w:rsidR="00EA21BB" w:rsidRPr="002B61AF" w:rsidRDefault="00B860A9" w:rsidP="00137827">
      <w:pPr>
        <w:rPr>
          <w:rFonts w:eastAsiaTheme="majorEastAsia" w:cstheme="majorBidi"/>
          <w:spacing w:val="-10"/>
          <w:kern w:val="28"/>
          <w:sz w:val="22"/>
          <w:szCs w:val="22"/>
        </w:rPr>
      </w:pPr>
      <w:r w:rsidRPr="002B61AF">
        <w:rPr>
          <w:rFonts w:eastAsiaTheme="majorEastAsia" w:cstheme="majorBidi"/>
          <w:spacing w:val="-10"/>
          <w:kern w:val="28"/>
          <w:sz w:val="22"/>
          <w:szCs w:val="22"/>
        </w:rPr>
        <w:t>To terminate the test only when all the items have been processed without complex logic in the interface &amp; sequences, as well as</w:t>
      </w:r>
      <w:r w:rsidR="005E2DF3" w:rsidRPr="002B61AF">
        <w:rPr>
          <w:rFonts w:eastAsiaTheme="majorEastAsia" w:cstheme="majorBidi"/>
          <w:spacing w:val="-10"/>
          <w:kern w:val="28"/>
          <w:sz w:val="22"/>
          <w:szCs w:val="22"/>
        </w:rPr>
        <w:t xml:space="preserve"> remaining faithful to the </w:t>
      </w:r>
      <w:proofErr w:type="spellStart"/>
      <w:r w:rsidR="005E2DF3" w:rsidRPr="002B61AF">
        <w:rPr>
          <w:rFonts w:eastAsiaTheme="majorEastAsia" w:cstheme="majorBidi"/>
          <w:spacing w:val="-10"/>
          <w:kern w:val="28"/>
          <w:sz w:val="22"/>
          <w:szCs w:val="22"/>
        </w:rPr>
        <w:t>uvm</w:t>
      </w:r>
      <w:proofErr w:type="spellEnd"/>
      <w:r w:rsidR="005E2DF3" w:rsidRPr="002B61AF">
        <w:rPr>
          <w:rFonts w:eastAsiaTheme="majorEastAsia" w:cstheme="majorBidi"/>
          <w:spacing w:val="-10"/>
          <w:kern w:val="28"/>
          <w:sz w:val="22"/>
          <w:szCs w:val="22"/>
        </w:rPr>
        <w:t xml:space="preserve"> </w:t>
      </w:r>
      <w:r w:rsidR="006448E4" w:rsidRPr="002B61AF">
        <w:rPr>
          <w:rFonts w:eastAsiaTheme="majorEastAsia" w:cstheme="majorBidi"/>
          <w:spacing w:val="-10"/>
          <w:kern w:val="28"/>
          <w:sz w:val="22"/>
          <w:szCs w:val="22"/>
        </w:rPr>
        <w:t xml:space="preserve">recommended practices &amp; </w:t>
      </w:r>
      <w:r w:rsidR="00591ABD" w:rsidRPr="002B61AF">
        <w:rPr>
          <w:rFonts w:eastAsiaTheme="majorEastAsia" w:cstheme="majorBidi"/>
          <w:spacing w:val="-10"/>
          <w:kern w:val="28"/>
          <w:sz w:val="22"/>
          <w:szCs w:val="22"/>
        </w:rPr>
        <w:t>guidelines</w:t>
      </w:r>
      <w:r w:rsidR="00E901BB" w:rsidRPr="002B61AF">
        <w:rPr>
          <w:rFonts w:eastAsiaTheme="majorEastAsia" w:cstheme="majorBidi"/>
          <w:spacing w:val="-10"/>
          <w:kern w:val="28"/>
          <w:sz w:val="22"/>
          <w:szCs w:val="22"/>
        </w:rPr>
        <w:t>: I used 2 static unsigned integers (</w:t>
      </w:r>
      <w:proofErr w:type="spellStart"/>
      <w:r w:rsidR="00E901BB" w:rsidRPr="002B61AF">
        <w:rPr>
          <w:rFonts w:eastAsiaTheme="majorEastAsia" w:cstheme="majorBidi"/>
          <w:spacing w:val="-10"/>
          <w:kern w:val="28"/>
          <w:sz w:val="22"/>
          <w:szCs w:val="22"/>
        </w:rPr>
        <w:t>ints</w:t>
      </w:r>
      <w:proofErr w:type="spellEnd"/>
      <w:r w:rsidR="00E901BB" w:rsidRPr="002B61AF">
        <w:rPr>
          <w:rFonts w:eastAsiaTheme="majorEastAsia" w:cstheme="majorBidi"/>
          <w:spacing w:val="-10"/>
          <w:kern w:val="28"/>
          <w:sz w:val="22"/>
          <w:szCs w:val="22"/>
        </w:rPr>
        <w:t xml:space="preserve">) </w:t>
      </w:r>
      <w:proofErr w:type="spellStart"/>
      <w:r w:rsidR="00922076" w:rsidRPr="002B61AF">
        <w:rPr>
          <w:rFonts w:eastAsiaTheme="majorEastAsia" w:cstheme="majorBidi"/>
          <w:spacing w:val="-10"/>
          <w:kern w:val="28"/>
          <w:sz w:val="22"/>
          <w:szCs w:val="22"/>
        </w:rPr>
        <w:t>comparator</w:t>
      </w:r>
      <w:r w:rsidR="00E901BB" w:rsidRPr="002B61AF">
        <w:rPr>
          <w:rFonts w:eastAsiaTheme="majorEastAsia" w:cstheme="majorBidi"/>
          <w:spacing w:val="-10"/>
          <w:kern w:val="28"/>
          <w:sz w:val="22"/>
          <w:szCs w:val="22"/>
        </w:rPr>
        <w:t>_tr_counter</w:t>
      </w:r>
      <w:proofErr w:type="spellEnd"/>
      <w:r w:rsidR="00E901BB" w:rsidRPr="002B61AF">
        <w:rPr>
          <w:rFonts w:eastAsiaTheme="majorEastAsia" w:cstheme="majorBidi"/>
          <w:spacing w:val="-10"/>
          <w:kern w:val="28"/>
          <w:sz w:val="22"/>
          <w:szCs w:val="22"/>
        </w:rPr>
        <w:t xml:space="preserve"> which increments after every </w:t>
      </w:r>
      <w:r w:rsidR="00CE2D54" w:rsidRPr="002B61AF">
        <w:rPr>
          <w:rFonts w:eastAsiaTheme="majorEastAsia" w:cstheme="majorBidi"/>
          <w:spacing w:val="-10"/>
          <w:kern w:val="28"/>
          <w:sz w:val="22"/>
          <w:szCs w:val="22"/>
        </w:rPr>
        <w:t xml:space="preserve">comparison between an </w:t>
      </w:r>
      <w:proofErr w:type="spellStart"/>
      <w:r w:rsidR="00CE2D54" w:rsidRPr="002B61AF">
        <w:rPr>
          <w:rFonts w:eastAsiaTheme="majorEastAsia" w:cstheme="majorBidi"/>
          <w:spacing w:val="-10"/>
          <w:kern w:val="28"/>
          <w:sz w:val="22"/>
          <w:szCs w:val="22"/>
        </w:rPr>
        <w:t>expected_seq_item</w:t>
      </w:r>
      <w:proofErr w:type="spellEnd"/>
      <w:r w:rsidR="00CE2D54" w:rsidRPr="002B61AF">
        <w:rPr>
          <w:rFonts w:eastAsiaTheme="majorEastAsia" w:cstheme="majorBidi"/>
          <w:spacing w:val="-10"/>
          <w:kern w:val="28"/>
          <w:sz w:val="22"/>
          <w:szCs w:val="22"/>
        </w:rPr>
        <w:t xml:space="preserve"> &amp; an </w:t>
      </w:r>
      <w:proofErr w:type="spellStart"/>
      <w:r w:rsidR="00CE2D54" w:rsidRPr="002B61AF">
        <w:rPr>
          <w:rFonts w:eastAsiaTheme="majorEastAsia" w:cstheme="majorBidi"/>
          <w:spacing w:val="-10"/>
          <w:kern w:val="28"/>
          <w:sz w:val="22"/>
          <w:szCs w:val="22"/>
        </w:rPr>
        <w:t>actual_seq_item</w:t>
      </w:r>
      <w:proofErr w:type="spellEnd"/>
      <w:r w:rsidR="00922076" w:rsidRPr="002B61AF">
        <w:rPr>
          <w:rFonts w:eastAsiaTheme="majorEastAsia" w:cstheme="majorBidi"/>
          <w:spacing w:val="-10"/>
          <w:kern w:val="28"/>
          <w:sz w:val="22"/>
          <w:szCs w:val="22"/>
        </w:rPr>
        <w:t xml:space="preserve">, as well as a </w:t>
      </w:r>
      <w:proofErr w:type="spellStart"/>
      <w:r w:rsidR="00922076" w:rsidRPr="002B61AF">
        <w:rPr>
          <w:rFonts w:eastAsiaTheme="majorEastAsia" w:cstheme="majorBidi"/>
          <w:spacing w:val="-10"/>
          <w:kern w:val="28"/>
          <w:sz w:val="22"/>
          <w:szCs w:val="22"/>
        </w:rPr>
        <w:t>predictor_tr_counter</w:t>
      </w:r>
      <w:proofErr w:type="spellEnd"/>
      <w:r w:rsidR="00922076" w:rsidRPr="002B61AF">
        <w:rPr>
          <w:rFonts w:eastAsiaTheme="majorEastAsia" w:cstheme="majorBidi"/>
          <w:spacing w:val="-10"/>
          <w:kern w:val="28"/>
          <w:sz w:val="22"/>
          <w:szCs w:val="22"/>
        </w:rPr>
        <w:t xml:space="preserve"> which increments after receiving an </w:t>
      </w:r>
      <w:proofErr w:type="spellStart"/>
      <w:r w:rsidR="00922076" w:rsidRPr="002B61AF">
        <w:rPr>
          <w:rFonts w:eastAsiaTheme="majorEastAsia" w:cstheme="majorBidi"/>
          <w:spacing w:val="-10"/>
          <w:kern w:val="28"/>
          <w:sz w:val="22"/>
          <w:szCs w:val="22"/>
        </w:rPr>
        <w:t>expected_seq_item</w:t>
      </w:r>
      <w:proofErr w:type="spellEnd"/>
      <w:r w:rsidR="00922076" w:rsidRPr="002B61AF">
        <w:rPr>
          <w:rFonts w:eastAsiaTheme="majorEastAsia" w:cstheme="majorBidi"/>
          <w:spacing w:val="-10"/>
          <w:kern w:val="28"/>
          <w:sz w:val="22"/>
          <w:szCs w:val="22"/>
        </w:rPr>
        <w:t xml:space="preserve"> in the comparator</w:t>
      </w:r>
      <w:r w:rsidR="00F74BDE" w:rsidRPr="002B61AF">
        <w:rPr>
          <w:rFonts w:eastAsiaTheme="majorEastAsia" w:cstheme="majorBidi"/>
          <w:spacing w:val="-10"/>
          <w:kern w:val="28"/>
          <w:sz w:val="22"/>
          <w:szCs w:val="22"/>
        </w:rPr>
        <w:t>.</w:t>
      </w:r>
    </w:p>
    <w:p w14:paraId="605C8B84" w14:textId="13BF0B1C" w:rsidR="00724BBB" w:rsidRDefault="0034476B" w:rsidP="006448E4">
      <w:pPr>
        <w:jc w:val="center"/>
      </w:pPr>
      <w:r>
        <w:rPr>
          <w:noProof/>
        </w:rPr>
        <w:drawing>
          <wp:inline distT="0" distB="0" distL="0" distR="0" wp14:anchorId="2319F1B0" wp14:editId="285C9188">
            <wp:extent cx="4095750" cy="1376247"/>
            <wp:effectExtent l="0" t="0" r="0" b="0"/>
            <wp:docPr id="20017820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2082" name="Picture 1" descr="A screen shot of a computer&#10;&#10;AI-generated content may be incorrect."/>
                    <pic:cNvPicPr/>
                  </pic:nvPicPr>
                  <pic:blipFill>
                    <a:blip r:embed="rId43"/>
                    <a:stretch>
                      <a:fillRect/>
                    </a:stretch>
                  </pic:blipFill>
                  <pic:spPr>
                    <a:xfrm>
                      <a:off x="0" y="0"/>
                      <a:ext cx="4171623" cy="1401742"/>
                    </a:xfrm>
                    <a:prstGeom prst="rect">
                      <a:avLst/>
                    </a:prstGeom>
                  </pic:spPr>
                </pic:pic>
              </a:graphicData>
            </a:graphic>
          </wp:inline>
        </w:drawing>
      </w:r>
    </w:p>
    <w:p w14:paraId="50D49BD4" w14:textId="6E7F6119" w:rsidR="00F74BDE" w:rsidRPr="009F055F" w:rsidRDefault="005F2C0B" w:rsidP="005F2C0B">
      <w:pPr>
        <w:rPr>
          <w:rFonts w:eastAsiaTheme="majorEastAsia" w:cstheme="majorBidi"/>
          <w:spacing w:val="-10"/>
          <w:kern w:val="28"/>
          <w:sz w:val="22"/>
          <w:szCs w:val="22"/>
        </w:rPr>
      </w:pPr>
      <w:r w:rsidRPr="009F055F">
        <w:rPr>
          <w:rFonts w:eastAsiaTheme="majorEastAsia" w:cstheme="majorBidi"/>
          <w:spacing w:val="-10"/>
          <w:kern w:val="28"/>
          <w:sz w:val="22"/>
          <w:szCs w:val="22"/>
        </w:rPr>
        <w:t xml:space="preserve">By using the </w:t>
      </w:r>
      <w:proofErr w:type="spellStart"/>
      <w:r w:rsidRPr="009F055F">
        <w:rPr>
          <w:rFonts w:eastAsiaTheme="majorEastAsia" w:cstheme="majorBidi"/>
          <w:spacing w:val="-10"/>
          <w:kern w:val="28"/>
          <w:sz w:val="22"/>
          <w:szCs w:val="22"/>
        </w:rPr>
        <w:t>phase_ready_to_end</w:t>
      </w:r>
      <w:proofErr w:type="spellEnd"/>
      <w:r w:rsidRPr="009F055F">
        <w:rPr>
          <w:rFonts w:eastAsiaTheme="majorEastAsia" w:cstheme="majorBidi"/>
          <w:spacing w:val="-10"/>
          <w:kern w:val="28"/>
          <w:sz w:val="22"/>
          <w:szCs w:val="22"/>
        </w:rPr>
        <w:t xml:space="preserve"> phase and a </w:t>
      </w:r>
      <w:r w:rsidR="004E0633" w:rsidRPr="009F055F">
        <w:rPr>
          <w:rFonts w:eastAsiaTheme="majorEastAsia" w:cstheme="majorBidi"/>
          <w:spacing w:val="-10"/>
          <w:kern w:val="28"/>
          <w:sz w:val="22"/>
          <w:szCs w:val="22"/>
        </w:rPr>
        <w:t xml:space="preserve">task called </w:t>
      </w:r>
      <w:proofErr w:type="spellStart"/>
      <w:r w:rsidR="004E0633" w:rsidRPr="009F055F">
        <w:rPr>
          <w:rFonts w:eastAsiaTheme="majorEastAsia" w:cstheme="majorBidi"/>
          <w:spacing w:val="-10"/>
          <w:kern w:val="28"/>
          <w:sz w:val="22"/>
          <w:szCs w:val="22"/>
        </w:rPr>
        <w:t>delay_phase</w:t>
      </w:r>
      <w:proofErr w:type="spellEnd"/>
      <w:r w:rsidR="004E0633" w:rsidRPr="009F055F">
        <w:rPr>
          <w:rFonts w:eastAsiaTheme="majorEastAsia" w:cstheme="majorBidi"/>
          <w:spacing w:val="-10"/>
          <w:kern w:val="28"/>
          <w:sz w:val="22"/>
          <w:szCs w:val="22"/>
        </w:rPr>
        <w:t xml:space="preserve">, the scoreboard keeps </w:t>
      </w:r>
      <w:r w:rsidR="00636CF4" w:rsidRPr="009F055F">
        <w:rPr>
          <w:rFonts w:eastAsiaTheme="majorEastAsia" w:cstheme="majorBidi"/>
          <w:spacing w:val="-10"/>
          <w:kern w:val="28"/>
          <w:sz w:val="22"/>
          <w:szCs w:val="22"/>
        </w:rPr>
        <w:t xml:space="preserve">a raised objection until both counters are </w:t>
      </w:r>
      <w:proofErr w:type="gramStart"/>
      <w:r w:rsidR="00636CF4" w:rsidRPr="009F055F">
        <w:rPr>
          <w:rFonts w:eastAsiaTheme="majorEastAsia" w:cstheme="majorBidi"/>
          <w:spacing w:val="-10"/>
          <w:kern w:val="28"/>
          <w:sz w:val="22"/>
          <w:szCs w:val="22"/>
        </w:rPr>
        <w:t>equal to each other</w:t>
      </w:r>
      <w:proofErr w:type="gramEnd"/>
      <w:r w:rsidR="00636CF4" w:rsidRPr="009F055F">
        <w:rPr>
          <w:rFonts w:eastAsiaTheme="majorEastAsia" w:cstheme="majorBidi"/>
          <w:spacing w:val="-10"/>
          <w:kern w:val="28"/>
          <w:sz w:val="22"/>
          <w:szCs w:val="22"/>
        </w:rPr>
        <w:t>.</w:t>
      </w:r>
    </w:p>
    <w:p w14:paraId="2E8966E6" w14:textId="6BCAC517" w:rsidR="00605A86" w:rsidRPr="00724EE3" w:rsidRDefault="00636CF4" w:rsidP="00724EE3">
      <w:pPr>
        <w:rPr>
          <w:rFonts w:eastAsiaTheme="majorEastAsia" w:cstheme="majorBidi"/>
          <w:b/>
          <w:bCs/>
          <w:spacing w:val="-10"/>
          <w:kern w:val="28"/>
          <w:sz w:val="20"/>
          <w:szCs w:val="20"/>
        </w:rPr>
      </w:pPr>
      <w:proofErr w:type="gramStart"/>
      <w:r w:rsidRPr="00FC6728">
        <w:rPr>
          <w:rFonts w:eastAsiaTheme="majorEastAsia" w:cstheme="majorBidi"/>
          <w:b/>
          <w:bCs/>
          <w:spacing w:val="-10"/>
          <w:kern w:val="28"/>
          <w:sz w:val="20"/>
          <w:szCs w:val="20"/>
        </w:rPr>
        <w:t>P.S.</w:t>
      </w:r>
      <w:proofErr w:type="gramEnd"/>
      <w:r w:rsidRPr="00FC6728">
        <w:rPr>
          <w:rFonts w:eastAsiaTheme="majorEastAsia" w:cstheme="majorBidi"/>
          <w:b/>
          <w:bCs/>
          <w:spacing w:val="-10"/>
          <w:kern w:val="28"/>
          <w:sz w:val="20"/>
          <w:szCs w:val="20"/>
        </w:rPr>
        <w:t xml:space="preserve"> The </w:t>
      </w:r>
      <w:proofErr w:type="spellStart"/>
      <w:r w:rsidRPr="00FC6728">
        <w:rPr>
          <w:rFonts w:eastAsiaTheme="majorEastAsia" w:cstheme="majorBidi"/>
          <w:b/>
          <w:bCs/>
          <w:spacing w:val="-10"/>
          <w:kern w:val="28"/>
          <w:sz w:val="20"/>
          <w:szCs w:val="20"/>
        </w:rPr>
        <w:t>predictor_tr_counter</w:t>
      </w:r>
      <w:proofErr w:type="spellEnd"/>
      <w:r w:rsidRPr="00FC6728">
        <w:rPr>
          <w:rFonts w:eastAsiaTheme="majorEastAsia" w:cstheme="majorBidi"/>
          <w:b/>
          <w:bCs/>
          <w:spacing w:val="-10"/>
          <w:kern w:val="28"/>
          <w:sz w:val="20"/>
          <w:szCs w:val="20"/>
        </w:rPr>
        <w:t xml:space="preserve"> is sometimes decremented during clearing the </w:t>
      </w:r>
      <w:proofErr w:type="spellStart"/>
      <w:r w:rsidR="009F055F" w:rsidRPr="00FC6728">
        <w:rPr>
          <w:rFonts w:eastAsiaTheme="majorEastAsia" w:cstheme="majorBidi"/>
          <w:b/>
          <w:bCs/>
          <w:spacing w:val="-10"/>
          <w:kern w:val="28"/>
          <w:sz w:val="20"/>
          <w:szCs w:val="20"/>
        </w:rPr>
        <w:t>expected_seq_item_</w:t>
      </w:r>
      <w:r w:rsidRPr="00FC6728">
        <w:rPr>
          <w:rFonts w:eastAsiaTheme="majorEastAsia" w:cstheme="majorBidi"/>
          <w:b/>
          <w:bCs/>
          <w:spacing w:val="-10"/>
          <w:kern w:val="28"/>
          <w:sz w:val="20"/>
          <w:szCs w:val="20"/>
        </w:rPr>
        <w:t>fif</w:t>
      </w:r>
      <w:r w:rsidR="009F055F" w:rsidRPr="00FC6728">
        <w:rPr>
          <w:rFonts w:eastAsiaTheme="majorEastAsia" w:cstheme="majorBidi"/>
          <w:b/>
          <w:bCs/>
          <w:spacing w:val="-10"/>
          <w:kern w:val="28"/>
          <w:sz w:val="20"/>
          <w:szCs w:val="20"/>
        </w:rPr>
        <w:t>o</w:t>
      </w:r>
      <w:proofErr w:type="spellEnd"/>
      <w:r w:rsidR="009F055F" w:rsidRPr="00FC6728">
        <w:rPr>
          <w:rFonts w:eastAsiaTheme="majorEastAsia" w:cstheme="majorBidi"/>
          <w:b/>
          <w:bCs/>
          <w:spacing w:val="-10"/>
          <w:kern w:val="28"/>
          <w:sz w:val="20"/>
          <w:szCs w:val="20"/>
        </w:rPr>
        <w:t xml:space="preserve"> when an asynchronous reset is asserted</w:t>
      </w:r>
    </w:p>
    <w:p w14:paraId="0FB4696C" w14:textId="70C95A6A" w:rsidR="00EA21BB" w:rsidRPr="00AC5633" w:rsidRDefault="00AC5633" w:rsidP="00AC5633">
      <w:pPr>
        <w:rPr>
          <w:rFonts w:asciiTheme="majorHAnsi" w:eastAsiaTheme="majorEastAsia" w:hAnsiTheme="majorHAnsi" w:cstheme="majorBidi"/>
          <w:b/>
          <w:bCs/>
          <w:color w:val="E97132" w:themeColor="accent2"/>
          <w:spacing w:val="-10"/>
          <w:kern w:val="28"/>
        </w:rPr>
      </w:pPr>
      <w:r w:rsidRPr="00454D30">
        <w:rPr>
          <w:rFonts w:asciiTheme="majorHAnsi" w:eastAsiaTheme="majorEastAsia" w:hAnsiTheme="majorHAnsi" w:cstheme="majorBidi"/>
          <w:b/>
          <w:bCs/>
          <w:color w:val="0E2841" w:themeColor="text2"/>
          <w:spacing w:val="-10"/>
          <w:kern w:val="28"/>
          <w:sz w:val="40"/>
          <w:szCs w:val="40"/>
        </w:rPr>
        <w:lastRenderedPageBreak/>
        <w:t>Issues faced during the verification process</w:t>
      </w:r>
      <w:r>
        <w:rPr>
          <w:rFonts w:asciiTheme="majorHAnsi" w:eastAsiaTheme="majorEastAsia" w:hAnsiTheme="majorHAnsi" w:cstheme="majorBidi"/>
          <w:b/>
          <w:bCs/>
          <w:color w:val="0E2841" w:themeColor="text2"/>
          <w:spacing w:val="-10"/>
          <w:kern w:val="28"/>
          <w:sz w:val="40"/>
          <w:szCs w:val="40"/>
        </w:rPr>
        <w:t xml:space="preserve"> (cont.)</w:t>
      </w:r>
      <w:r w:rsidRPr="00454D30">
        <w:rPr>
          <w:rFonts w:asciiTheme="majorHAnsi" w:eastAsiaTheme="majorEastAsia" w:hAnsiTheme="majorHAnsi" w:cstheme="majorBidi"/>
          <w:b/>
          <w:bCs/>
          <w:color w:val="0E2841" w:themeColor="text2"/>
          <w:spacing w:val="-10"/>
          <w:kern w:val="28"/>
          <w:sz w:val="40"/>
          <w:szCs w:val="40"/>
        </w:rPr>
        <w:t>:</w:t>
      </w:r>
    </w:p>
    <w:p w14:paraId="61671D41" w14:textId="198B1506" w:rsidR="00DE54A3" w:rsidRPr="00DE54A3" w:rsidRDefault="00DE54A3" w:rsidP="00DE54A3">
      <w:pPr>
        <w:pStyle w:val="ListParagraph"/>
        <w:numPr>
          <w:ilvl w:val="0"/>
          <w:numId w:val="36"/>
        </w:numPr>
        <w:rPr>
          <w:rFonts w:asciiTheme="majorHAnsi" w:eastAsiaTheme="majorEastAsia" w:hAnsiTheme="majorHAnsi" w:cstheme="majorBidi"/>
          <w:b/>
          <w:bCs/>
          <w:color w:val="000000" w:themeColor="text1"/>
          <w:spacing w:val="-10"/>
          <w:kern w:val="28"/>
          <w:sz w:val="28"/>
          <w:szCs w:val="28"/>
        </w:rPr>
      </w:pPr>
      <w:r w:rsidRPr="00DE54A3">
        <w:rPr>
          <w:rFonts w:asciiTheme="majorHAnsi" w:eastAsiaTheme="majorEastAsia" w:hAnsiTheme="majorHAnsi" w:cstheme="majorBidi"/>
          <w:b/>
          <w:bCs/>
          <w:color w:val="000000" w:themeColor="text1"/>
          <w:spacing w:val="-10"/>
          <w:kern w:val="28"/>
          <w:sz w:val="28"/>
          <w:szCs w:val="28"/>
        </w:rPr>
        <w:t>Asynchronous reset in pipelined designs &amp; verification environments</w:t>
      </w:r>
    </w:p>
    <w:p w14:paraId="20F10310" w14:textId="43859FC1" w:rsidR="009D240D" w:rsidRPr="00EA21BB" w:rsidRDefault="00EA21BB" w:rsidP="00EA21BB">
      <w:pPr>
        <w:jc w:val="both"/>
        <w:rPr>
          <w:sz w:val="22"/>
          <w:szCs w:val="22"/>
        </w:rPr>
      </w:pPr>
      <w:r w:rsidRPr="00DE54A3">
        <w:rPr>
          <w:sz w:val="22"/>
          <w:szCs w:val="22"/>
        </w:rPr>
        <w:t>When an Asynchronous reset is implemented, it means that basically when the reset is asserted, the entire design is reset at that same moment in time, which opens a very large number of possibilities of malfunctions for a verification engineer to take into consideration</w:t>
      </w:r>
      <w:r>
        <w:rPr>
          <w:sz w:val="22"/>
          <w:szCs w:val="22"/>
        </w:rPr>
        <w:t xml:space="preserve"> &amp; cover</w:t>
      </w:r>
      <w:r w:rsidRPr="00DE54A3">
        <w:rPr>
          <w:sz w:val="22"/>
          <w:szCs w:val="22"/>
        </w:rPr>
        <w:t>.</w:t>
      </w:r>
      <w:r>
        <w:rPr>
          <w:sz w:val="22"/>
          <w:szCs w:val="22"/>
        </w:rPr>
        <w:t xml:space="preserve"> In a </w:t>
      </w:r>
      <w:proofErr w:type="gramStart"/>
      <w:r>
        <w:rPr>
          <w:sz w:val="22"/>
          <w:szCs w:val="22"/>
        </w:rPr>
        <w:t>pipelined</w:t>
      </w:r>
      <w:proofErr w:type="gramEnd"/>
      <w:r>
        <w:rPr>
          <w:sz w:val="22"/>
          <w:szCs w:val="22"/>
        </w:rPr>
        <w:t xml:space="preserve"> design, one of those malfunctions would be that if an Input is sent on X </w:t>
      </w:r>
      <w:proofErr w:type="spellStart"/>
      <w:r>
        <w:rPr>
          <w:sz w:val="22"/>
          <w:szCs w:val="22"/>
        </w:rPr>
        <w:t>clk</w:t>
      </w:r>
      <w:proofErr w:type="spellEnd"/>
      <w:r>
        <w:rPr>
          <w:sz w:val="22"/>
          <w:szCs w:val="22"/>
        </w:rPr>
        <w:t xml:space="preserve"> edge, it would take 3 more clock cycles for the output to progress through the DUT and to be sampled on X+3. Alternatively, in the verification environment, the stimulus that was sent on X </w:t>
      </w:r>
      <w:proofErr w:type="spellStart"/>
      <w:r>
        <w:rPr>
          <w:sz w:val="22"/>
          <w:szCs w:val="22"/>
        </w:rPr>
        <w:t>clk</w:t>
      </w:r>
      <w:proofErr w:type="spellEnd"/>
      <w:r>
        <w:rPr>
          <w:sz w:val="22"/>
          <w:szCs w:val="22"/>
        </w:rPr>
        <w:t xml:space="preserve"> edge, would be sent to the predictor class inside the scoreboard at time X as well, and therefore assessed accordingly, and the </w:t>
      </w:r>
      <w:proofErr w:type="spellStart"/>
      <w:r>
        <w:rPr>
          <w:sz w:val="22"/>
          <w:szCs w:val="22"/>
        </w:rPr>
        <w:t>expected_sequence_item</w:t>
      </w:r>
      <w:proofErr w:type="spellEnd"/>
      <w:r>
        <w:rPr>
          <w:sz w:val="22"/>
          <w:szCs w:val="22"/>
        </w:rPr>
        <w:t xml:space="preserve"> would be sent to the comparator and cannot be modified thereafter.</w:t>
      </w:r>
    </w:p>
    <w:p w14:paraId="339A63AF" w14:textId="784E99CF" w:rsidR="00C04540" w:rsidRDefault="00AC5633" w:rsidP="00C04540">
      <w:pPr>
        <w:pStyle w:val="ListParagraph"/>
        <w:numPr>
          <w:ilvl w:val="0"/>
          <w:numId w:val="37"/>
        </w:numPr>
        <w:rPr>
          <w:rFonts w:asciiTheme="majorHAnsi" w:eastAsiaTheme="majorEastAsia" w:hAnsiTheme="majorHAnsi" w:cstheme="majorBidi"/>
          <w:b/>
          <w:bCs/>
          <w:color w:val="000000" w:themeColor="text1"/>
          <w:spacing w:val="-10"/>
          <w:kern w:val="28"/>
          <w:sz w:val="28"/>
          <w:szCs w:val="28"/>
        </w:rPr>
      </w:pPr>
      <w:r>
        <w:rPr>
          <w:rFonts w:asciiTheme="majorHAnsi" w:eastAsiaTheme="majorEastAsia" w:hAnsiTheme="majorHAnsi" w:cstheme="majorBidi"/>
          <w:b/>
          <w:bCs/>
          <w:noProof/>
          <w:color w:val="000000" w:themeColor="text1"/>
          <w:spacing w:val="-10"/>
          <w:kern w:val="28"/>
          <w:sz w:val="28"/>
          <w:szCs w:val="28"/>
        </w:rPr>
        <w:drawing>
          <wp:anchor distT="0" distB="0" distL="114300" distR="114300" simplePos="0" relativeHeight="251658284" behindDoc="0" locked="0" layoutInCell="1" allowOverlap="1" wp14:anchorId="5E6D5162" wp14:editId="0E63C51B">
            <wp:simplePos x="0" y="0"/>
            <wp:positionH relativeFrom="column">
              <wp:posOffset>-831850</wp:posOffset>
            </wp:positionH>
            <wp:positionV relativeFrom="margin">
              <wp:posOffset>2501900</wp:posOffset>
            </wp:positionV>
            <wp:extent cx="6648450" cy="4679950"/>
            <wp:effectExtent l="0" t="0" r="0" b="0"/>
            <wp:wrapNone/>
            <wp:docPr id="205236510"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r w:rsidR="00EA21BB">
        <w:rPr>
          <w:rFonts w:asciiTheme="majorHAnsi" w:eastAsiaTheme="majorEastAsia" w:hAnsiTheme="majorHAnsi" w:cstheme="majorBidi"/>
          <w:b/>
          <w:bCs/>
          <w:color w:val="000000" w:themeColor="text1"/>
          <w:spacing w:val="-10"/>
          <w:kern w:val="28"/>
          <w:sz w:val="28"/>
          <w:szCs w:val="28"/>
        </w:rPr>
        <w:t xml:space="preserve">Proposed </w:t>
      </w:r>
      <w:r w:rsidR="00E05A11">
        <w:rPr>
          <w:rFonts w:asciiTheme="majorHAnsi" w:eastAsiaTheme="majorEastAsia" w:hAnsiTheme="majorHAnsi" w:cstheme="majorBidi"/>
          <w:b/>
          <w:bCs/>
          <w:color w:val="000000" w:themeColor="text1"/>
          <w:spacing w:val="-10"/>
          <w:kern w:val="28"/>
          <w:sz w:val="28"/>
          <w:szCs w:val="28"/>
        </w:rPr>
        <w:t>Solution</w:t>
      </w:r>
      <w:r w:rsidR="00EA21BB">
        <w:rPr>
          <w:rFonts w:asciiTheme="majorHAnsi" w:eastAsiaTheme="majorEastAsia" w:hAnsiTheme="majorHAnsi" w:cstheme="majorBidi"/>
          <w:b/>
          <w:bCs/>
          <w:color w:val="000000" w:themeColor="text1"/>
          <w:spacing w:val="-10"/>
          <w:kern w:val="28"/>
          <w:sz w:val="28"/>
          <w:szCs w:val="28"/>
        </w:rPr>
        <w:t>s</w:t>
      </w:r>
      <w:r w:rsidR="00E05A11">
        <w:rPr>
          <w:rFonts w:asciiTheme="majorHAnsi" w:eastAsiaTheme="majorEastAsia" w:hAnsiTheme="majorHAnsi" w:cstheme="majorBidi"/>
          <w:b/>
          <w:bCs/>
          <w:color w:val="000000" w:themeColor="text1"/>
          <w:spacing w:val="-10"/>
          <w:kern w:val="28"/>
          <w:sz w:val="28"/>
          <w:szCs w:val="28"/>
        </w:rPr>
        <w:t>?</w:t>
      </w:r>
    </w:p>
    <w:p w14:paraId="5B96CF4C" w14:textId="22B6BE24" w:rsidR="00C04540" w:rsidRPr="00C04540" w:rsidRDefault="00C04540" w:rsidP="00C04540">
      <w:pPr>
        <w:ind w:left="360"/>
        <w:rPr>
          <w:rFonts w:asciiTheme="majorHAnsi" w:eastAsiaTheme="majorEastAsia" w:hAnsiTheme="majorHAnsi" w:cstheme="majorBidi"/>
          <w:b/>
          <w:bCs/>
          <w:color w:val="000000" w:themeColor="text1"/>
          <w:spacing w:val="-10"/>
          <w:kern w:val="28"/>
          <w:sz w:val="28"/>
          <w:szCs w:val="28"/>
        </w:rPr>
      </w:pPr>
    </w:p>
    <w:p w14:paraId="44EF04A5" w14:textId="57A921A0" w:rsidR="00C04540" w:rsidRDefault="00EE3AD8" w:rsidP="00C04540">
      <w:pPr>
        <w:rPr>
          <w:rFonts w:asciiTheme="majorHAnsi" w:eastAsiaTheme="majorEastAsia" w:hAnsiTheme="majorHAnsi" w:cstheme="majorBidi"/>
          <w:b/>
          <w:bCs/>
          <w:color w:val="000000" w:themeColor="text1"/>
          <w:spacing w:val="-10"/>
          <w:kern w:val="28"/>
          <w:sz w:val="28"/>
          <w:szCs w:val="28"/>
        </w:rPr>
      </w:pPr>
      <w:r>
        <w:rPr>
          <w:rFonts w:asciiTheme="majorHAnsi" w:eastAsiaTheme="majorEastAsia" w:hAnsiTheme="majorHAnsi" w:cstheme="majorBidi"/>
          <w:b/>
          <w:bCs/>
          <w:noProof/>
          <w:color w:val="E97132" w:themeColor="accent2"/>
          <w:spacing w:val="-10"/>
          <w:kern w:val="28"/>
        </w:rPr>
        <w:drawing>
          <wp:anchor distT="0" distB="0" distL="114300" distR="114300" simplePos="0" relativeHeight="251658287" behindDoc="1" locked="0" layoutInCell="1" allowOverlap="1" wp14:anchorId="363F9A7B" wp14:editId="3115B96F">
            <wp:simplePos x="0" y="0"/>
            <wp:positionH relativeFrom="column">
              <wp:posOffset>5620385</wp:posOffset>
            </wp:positionH>
            <wp:positionV relativeFrom="page">
              <wp:posOffset>3751580</wp:posOffset>
            </wp:positionV>
            <wp:extent cx="474345" cy="474345"/>
            <wp:effectExtent l="0" t="0" r="0" b="1905"/>
            <wp:wrapNone/>
            <wp:docPr id="1410760289" name="Graphic 2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61560" name="Graphic 1454161560" descr="Close with solid fill"/>
                    <pic:cNvPicPr/>
                  </pic:nvPicPr>
                  <pic:blipFill>
                    <a:blip r:embed="rId35">
                      <a:extLst>
                        <a:ext uri="{96DAC541-7B7A-43D3-8B79-37D633B846F1}">
                          <asvg:svgBlip xmlns:asvg="http://schemas.microsoft.com/office/drawing/2016/SVG/main" r:embed="rId36"/>
                        </a:ext>
                      </a:extLst>
                    </a:blip>
                    <a:stretch>
                      <a:fillRect/>
                    </a:stretch>
                  </pic:blipFill>
                  <pic:spPr>
                    <a:xfrm>
                      <a:off x="0" y="0"/>
                      <a:ext cx="474345" cy="474345"/>
                    </a:xfrm>
                    <a:prstGeom prst="rect">
                      <a:avLst/>
                    </a:prstGeom>
                  </pic:spPr>
                </pic:pic>
              </a:graphicData>
            </a:graphic>
            <wp14:sizeRelH relativeFrom="margin">
              <wp14:pctWidth>0</wp14:pctWidth>
            </wp14:sizeRelH>
            <wp14:sizeRelV relativeFrom="margin">
              <wp14:pctHeight>0</wp14:pctHeight>
            </wp14:sizeRelV>
          </wp:anchor>
        </w:drawing>
      </w:r>
    </w:p>
    <w:p w14:paraId="20920024" w14:textId="50EC421B" w:rsidR="00C04540" w:rsidRDefault="00C04540" w:rsidP="00C04540">
      <w:pPr>
        <w:rPr>
          <w:rFonts w:asciiTheme="majorHAnsi" w:eastAsiaTheme="majorEastAsia" w:hAnsiTheme="majorHAnsi" w:cstheme="majorBidi"/>
          <w:b/>
          <w:bCs/>
          <w:color w:val="000000" w:themeColor="text1"/>
          <w:spacing w:val="-10"/>
          <w:kern w:val="28"/>
          <w:sz w:val="28"/>
          <w:szCs w:val="28"/>
        </w:rPr>
      </w:pPr>
    </w:p>
    <w:p w14:paraId="1C1C2286" w14:textId="1A1EE874" w:rsidR="00C04540" w:rsidRDefault="00C04540" w:rsidP="00C04540">
      <w:pPr>
        <w:rPr>
          <w:rFonts w:asciiTheme="majorHAnsi" w:eastAsiaTheme="majorEastAsia" w:hAnsiTheme="majorHAnsi" w:cstheme="majorBidi"/>
          <w:b/>
          <w:bCs/>
          <w:color w:val="000000" w:themeColor="text1"/>
          <w:spacing w:val="-10"/>
          <w:kern w:val="28"/>
          <w:sz w:val="28"/>
          <w:szCs w:val="28"/>
        </w:rPr>
      </w:pPr>
    </w:p>
    <w:p w14:paraId="7E65200E" w14:textId="6C5024C9" w:rsidR="00C04540" w:rsidRDefault="00C04540" w:rsidP="00C04540">
      <w:pPr>
        <w:rPr>
          <w:rFonts w:asciiTheme="majorHAnsi" w:eastAsiaTheme="majorEastAsia" w:hAnsiTheme="majorHAnsi" w:cstheme="majorBidi"/>
          <w:b/>
          <w:bCs/>
          <w:color w:val="000000" w:themeColor="text1"/>
          <w:spacing w:val="-10"/>
          <w:kern w:val="28"/>
          <w:sz w:val="28"/>
          <w:szCs w:val="28"/>
        </w:rPr>
      </w:pPr>
    </w:p>
    <w:p w14:paraId="088BADD4" w14:textId="59A02762" w:rsidR="00C04540" w:rsidRDefault="00EE3AD8" w:rsidP="00C04540">
      <w:pPr>
        <w:rPr>
          <w:rFonts w:asciiTheme="majorHAnsi" w:eastAsiaTheme="majorEastAsia" w:hAnsiTheme="majorHAnsi" w:cstheme="majorBidi"/>
          <w:b/>
          <w:bCs/>
          <w:color w:val="000000" w:themeColor="text1"/>
          <w:spacing w:val="-10"/>
          <w:kern w:val="28"/>
          <w:sz w:val="28"/>
          <w:szCs w:val="28"/>
        </w:rPr>
      </w:pPr>
      <w:r>
        <w:rPr>
          <w:rFonts w:asciiTheme="majorHAnsi" w:eastAsiaTheme="majorEastAsia" w:hAnsiTheme="majorHAnsi" w:cstheme="majorBidi"/>
          <w:b/>
          <w:bCs/>
          <w:noProof/>
          <w:color w:val="E97132" w:themeColor="accent2"/>
          <w:spacing w:val="-10"/>
          <w:kern w:val="28"/>
        </w:rPr>
        <w:drawing>
          <wp:anchor distT="0" distB="0" distL="114300" distR="114300" simplePos="0" relativeHeight="251658286" behindDoc="1" locked="0" layoutInCell="1" allowOverlap="1" wp14:anchorId="6BF8C0E2" wp14:editId="75730558">
            <wp:simplePos x="0" y="0"/>
            <wp:positionH relativeFrom="column">
              <wp:posOffset>5603875</wp:posOffset>
            </wp:positionH>
            <wp:positionV relativeFrom="page">
              <wp:posOffset>5293360</wp:posOffset>
            </wp:positionV>
            <wp:extent cx="474345" cy="474345"/>
            <wp:effectExtent l="0" t="0" r="0" b="1905"/>
            <wp:wrapNone/>
            <wp:docPr id="722289201" name="Graphic 2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61560" name="Graphic 1454161560" descr="Close with solid fill"/>
                    <pic:cNvPicPr/>
                  </pic:nvPicPr>
                  <pic:blipFill>
                    <a:blip r:embed="rId35">
                      <a:extLst>
                        <a:ext uri="{96DAC541-7B7A-43D3-8B79-37D633B846F1}">
                          <asvg:svgBlip xmlns:asvg="http://schemas.microsoft.com/office/drawing/2016/SVG/main" r:embed="rId36"/>
                        </a:ext>
                      </a:extLst>
                    </a:blip>
                    <a:stretch>
                      <a:fillRect/>
                    </a:stretch>
                  </pic:blipFill>
                  <pic:spPr>
                    <a:xfrm>
                      <a:off x="0" y="0"/>
                      <a:ext cx="474345" cy="474345"/>
                    </a:xfrm>
                    <a:prstGeom prst="rect">
                      <a:avLst/>
                    </a:prstGeom>
                  </pic:spPr>
                </pic:pic>
              </a:graphicData>
            </a:graphic>
            <wp14:sizeRelH relativeFrom="margin">
              <wp14:pctWidth>0</wp14:pctWidth>
            </wp14:sizeRelH>
            <wp14:sizeRelV relativeFrom="margin">
              <wp14:pctHeight>0</wp14:pctHeight>
            </wp14:sizeRelV>
          </wp:anchor>
        </w:drawing>
      </w:r>
    </w:p>
    <w:p w14:paraId="29673008" w14:textId="77E52251" w:rsidR="0030709C" w:rsidRDefault="0030709C" w:rsidP="00C04540">
      <w:pPr>
        <w:rPr>
          <w:rFonts w:asciiTheme="majorHAnsi" w:eastAsiaTheme="majorEastAsia" w:hAnsiTheme="majorHAnsi" w:cstheme="majorBidi"/>
          <w:b/>
          <w:bCs/>
          <w:color w:val="000000" w:themeColor="text1"/>
          <w:spacing w:val="-10"/>
          <w:kern w:val="28"/>
          <w:sz w:val="28"/>
          <w:szCs w:val="28"/>
        </w:rPr>
      </w:pPr>
    </w:p>
    <w:p w14:paraId="7198517D" w14:textId="068BD9E0" w:rsidR="00C04540" w:rsidRDefault="00C04540" w:rsidP="00C04540">
      <w:pPr>
        <w:rPr>
          <w:rFonts w:asciiTheme="majorHAnsi" w:eastAsiaTheme="majorEastAsia" w:hAnsiTheme="majorHAnsi" w:cstheme="majorBidi"/>
          <w:b/>
          <w:bCs/>
          <w:color w:val="000000" w:themeColor="text1"/>
          <w:spacing w:val="-10"/>
          <w:kern w:val="28"/>
          <w:sz w:val="28"/>
          <w:szCs w:val="28"/>
        </w:rPr>
      </w:pPr>
    </w:p>
    <w:p w14:paraId="7B7B2071" w14:textId="2FCCF4F7" w:rsidR="00C04540" w:rsidRDefault="00C04540" w:rsidP="00C04540">
      <w:pPr>
        <w:rPr>
          <w:rFonts w:asciiTheme="majorHAnsi" w:eastAsiaTheme="majorEastAsia" w:hAnsiTheme="majorHAnsi" w:cstheme="majorBidi"/>
          <w:b/>
          <w:bCs/>
          <w:color w:val="000000" w:themeColor="text1"/>
          <w:spacing w:val="-10"/>
          <w:kern w:val="28"/>
          <w:sz w:val="28"/>
          <w:szCs w:val="28"/>
        </w:rPr>
      </w:pPr>
    </w:p>
    <w:p w14:paraId="4F86D8D5" w14:textId="720A3BEC" w:rsidR="00C04540" w:rsidRDefault="00EE3AD8" w:rsidP="00C04540">
      <w:pPr>
        <w:rPr>
          <w:rFonts w:asciiTheme="majorHAnsi" w:eastAsiaTheme="majorEastAsia" w:hAnsiTheme="majorHAnsi" w:cstheme="majorBidi"/>
          <w:b/>
          <w:bCs/>
          <w:color w:val="000000" w:themeColor="text1"/>
          <w:spacing w:val="-10"/>
          <w:kern w:val="28"/>
          <w:sz w:val="28"/>
          <w:szCs w:val="28"/>
        </w:rPr>
      </w:pPr>
      <w:r>
        <w:rPr>
          <w:rFonts w:asciiTheme="majorHAnsi" w:eastAsiaTheme="majorEastAsia" w:hAnsiTheme="majorHAnsi" w:cstheme="majorBidi"/>
          <w:b/>
          <w:bCs/>
          <w:noProof/>
          <w:color w:val="E97132" w:themeColor="accent2"/>
          <w:spacing w:val="-10"/>
          <w:kern w:val="28"/>
        </w:rPr>
        <w:drawing>
          <wp:anchor distT="0" distB="0" distL="114300" distR="114300" simplePos="0" relativeHeight="251658285" behindDoc="1" locked="0" layoutInCell="1" allowOverlap="1" wp14:anchorId="284ECFC5" wp14:editId="384B62C5">
            <wp:simplePos x="0" y="0"/>
            <wp:positionH relativeFrom="column">
              <wp:posOffset>5514975</wp:posOffset>
            </wp:positionH>
            <wp:positionV relativeFrom="page">
              <wp:posOffset>6764655</wp:posOffset>
            </wp:positionV>
            <wp:extent cx="534670" cy="534670"/>
            <wp:effectExtent l="0" t="0" r="0" b="0"/>
            <wp:wrapNone/>
            <wp:docPr id="1010887988"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1517" name="Graphic 1622371517" descr="Checkmark with solid fill"/>
                    <pic:cNvPicPr/>
                  </pic:nvPicPr>
                  <pic:blipFill>
                    <a:blip r:embed="rId33">
                      <a:extLst>
                        <a:ext uri="{96DAC541-7B7A-43D3-8B79-37D633B846F1}">
                          <asvg:svgBlip xmlns:asvg="http://schemas.microsoft.com/office/drawing/2016/SVG/main" r:embed="rId34"/>
                        </a:ext>
                      </a:extLst>
                    </a:blip>
                    <a:stretch>
                      <a:fillRect/>
                    </a:stretch>
                  </pic:blipFill>
                  <pic:spPr>
                    <a:xfrm>
                      <a:off x="0" y="0"/>
                      <a:ext cx="534670" cy="534670"/>
                    </a:xfrm>
                    <a:prstGeom prst="rect">
                      <a:avLst/>
                    </a:prstGeom>
                  </pic:spPr>
                </pic:pic>
              </a:graphicData>
            </a:graphic>
            <wp14:sizeRelH relativeFrom="margin">
              <wp14:pctWidth>0</wp14:pctWidth>
            </wp14:sizeRelH>
            <wp14:sizeRelV relativeFrom="margin">
              <wp14:pctHeight>0</wp14:pctHeight>
            </wp14:sizeRelV>
          </wp:anchor>
        </w:drawing>
      </w:r>
    </w:p>
    <w:p w14:paraId="0339423E" w14:textId="632E4889" w:rsidR="00C04540" w:rsidRDefault="00C04540" w:rsidP="00C04540">
      <w:pPr>
        <w:rPr>
          <w:rFonts w:asciiTheme="majorHAnsi" w:eastAsiaTheme="majorEastAsia" w:hAnsiTheme="majorHAnsi" w:cstheme="majorBidi"/>
          <w:b/>
          <w:bCs/>
          <w:color w:val="000000" w:themeColor="text1"/>
          <w:spacing w:val="-10"/>
          <w:kern w:val="28"/>
          <w:sz w:val="28"/>
          <w:szCs w:val="28"/>
        </w:rPr>
      </w:pPr>
    </w:p>
    <w:p w14:paraId="46AEF65A" w14:textId="2F055FF1" w:rsidR="00C04540" w:rsidRDefault="00C04540" w:rsidP="00C04540">
      <w:pPr>
        <w:rPr>
          <w:rFonts w:asciiTheme="majorHAnsi" w:eastAsiaTheme="majorEastAsia" w:hAnsiTheme="majorHAnsi" w:cstheme="majorBidi"/>
          <w:b/>
          <w:bCs/>
          <w:color w:val="000000" w:themeColor="text1"/>
          <w:spacing w:val="-10"/>
          <w:kern w:val="28"/>
          <w:sz w:val="28"/>
          <w:szCs w:val="28"/>
        </w:rPr>
      </w:pPr>
    </w:p>
    <w:p w14:paraId="0380D415" w14:textId="77777777" w:rsidR="0030709C" w:rsidRDefault="0030709C" w:rsidP="00C04540">
      <w:pPr>
        <w:rPr>
          <w:rFonts w:asciiTheme="majorHAnsi" w:eastAsiaTheme="majorEastAsia" w:hAnsiTheme="majorHAnsi" w:cstheme="majorBidi"/>
          <w:b/>
          <w:bCs/>
          <w:color w:val="000000" w:themeColor="text1"/>
          <w:spacing w:val="-10"/>
          <w:kern w:val="28"/>
          <w:sz w:val="28"/>
          <w:szCs w:val="28"/>
        </w:rPr>
      </w:pPr>
    </w:p>
    <w:p w14:paraId="65E6CE4A" w14:textId="30FA0713" w:rsidR="00473618" w:rsidRDefault="003224A2" w:rsidP="0087307E">
      <w:pPr>
        <w:jc w:val="center"/>
        <w:rPr>
          <w:rFonts w:eastAsiaTheme="majorEastAsia"/>
          <w:color w:val="FFFFFF" w:themeColor="background1"/>
          <w:spacing w:val="-10"/>
          <w:kern w:val="28"/>
          <w:sz w:val="22"/>
          <w:szCs w:val="22"/>
        </w:rPr>
      </w:pPr>
      <w:r w:rsidRPr="0087307E">
        <w:rPr>
          <w:rFonts w:eastAsiaTheme="majorEastAsia"/>
          <w:color w:val="FFFFFF" w:themeColor="background1"/>
          <w:spacing w:val="-10"/>
          <w:kern w:val="28"/>
          <w:sz w:val="22"/>
          <w:szCs w:val="22"/>
          <w:highlight w:val="darkRed"/>
        </w:rPr>
        <w:t>After discussing with someone in the field the 3 solutions I came up with, I discovered that the clearing of the expected</w:t>
      </w:r>
      <w:r w:rsidR="0087307E">
        <w:rPr>
          <w:rFonts w:eastAsiaTheme="majorEastAsia"/>
          <w:color w:val="FFFFFF" w:themeColor="background1"/>
          <w:spacing w:val="-10"/>
          <w:kern w:val="28"/>
          <w:sz w:val="22"/>
          <w:szCs w:val="22"/>
          <w:highlight w:val="darkRed"/>
        </w:rPr>
        <w:t xml:space="preserve"> </w:t>
      </w:r>
      <w:r w:rsidRPr="0087307E">
        <w:rPr>
          <w:rFonts w:eastAsiaTheme="majorEastAsia"/>
          <w:color w:val="FFFFFF" w:themeColor="background1"/>
          <w:spacing w:val="-10"/>
          <w:kern w:val="28"/>
          <w:sz w:val="22"/>
          <w:szCs w:val="22"/>
          <w:highlight w:val="darkRed"/>
        </w:rPr>
        <w:t xml:space="preserve">sequence </w:t>
      </w:r>
      <w:proofErr w:type="spellStart"/>
      <w:r w:rsidRPr="0087307E">
        <w:rPr>
          <w:rFonts w:eastAsiaTheme="majorEastAsia"/>
          <w:color w:val="FFFFFF" w:themeColor="background1"/>
          <w:spacing w:val="-10"/>
          <w:kern w:val="28"/>
          <w:sz w:val="22"/>
          <w:szCs w:val="22"/>
          <w:highlight w:val="darkRed"/>
        </w:rPr>
        <w:t>fifo</w:t>
      </w:r>
      <w:proofErr w:type="spellEnd"/>
      <w:r w:rsidRPr="0087307E">
        <w:rPr>
          <w:rFonts w:eastAsiaTheme="majorEastAsia"/>
          <w:color w:val="FFFFFF" w:themeColor="background1"/>
          <w:spacing w:val="-10"/>
          <w:kern w:val="28"/>
          <w:sz w:val="22"/>
          <w:szCs w:val="22"/>
          <w:highlight w:val="darkRed"/>
        </w:rPr>
        <w:t xml:space="preserve"> is </w:t>
      </w:r>
      <w:r w:rsidR="00473618" w:rsidRPr="0087307E">
        <w:rPr>
          <w:rFonts w:eastAsiaTheme="majorEastAsia"/>
          <w:color w:val="FFFFFF" w:themeColor="background1"/>
          <w:spacing w:val="-10"/>
          <w:kern w:val="28"/>
          <w:sz w:val="22"/>
          <w:szCs w:val="22"/>
          <w:highlight w:val="darkRed"/>
        </w:rPr>
        <w:t>the</w:t>
      </w:r>
      <w:r w:rsidRPr="0087307E">
        <w:rPr>
          <w:rFonts w:eastAsiaTheme="majorEastAsia"/>
          <w:color w:val="FFFFFF" w:themeColor="background1"/>
          <w:spacing w:val="-10"/>
          <w:kern w:val="28"/>
          <w:sz w:val="22"/>
          <w:szCs w:val="22"/>
          <w:highlight w:val="darkRed"/>
        </w:rPr>
        <w:t xml:space="preserve"> endorsed solution by most of the working engineers in the field.</w:t>
      </w:r>
    </w:p>
    <w:p w14:paraId="3E49E7CE" w14:textId="77777777" w:rsidR="00574304" w:rsidRDefault="00574304" w:rsidP="0087307E">
      <w:pPr>
        <w:jc w:val="center"/>
        <w:rPr>
          <w:rFonts w:eastAsiaTheme="majorEastAsia"/>
          <w:color w:val="FFFFFF" w:themeColor="background1"/>
          <w:spacing w:val="-10"/>
          <w:kern w:val="28"/>
          <w:sz w:val="22"/>
          <w:szCs w:val="22"/>
        </w:rPr>
      </w:pPr>
    </w:p>
    <w:p w14:paraId="48A4CD1D" w14:textId="77777777" w:rsidR="00574304" w:rsidRDefault="00574304" w:rsidP="0087307E">
      <w:pPr>
        <w:jc w:val="center"/>
        <w:rPr>
          <w:rFonts w:eastAsiaTheme="majorEastAsia"/>
          <w:color w:val="FFFFFF" w:themeColor="background1"/>
          <w:spacing w:val="-10"/>
          <w:kern w:val="28"/>
          <w:sz w:val="22"/>
          <w:szCs w:val="22"/>
        </w:rPr>
      </w:pPr>
    </w:p>
    <w:p w14:paraId="3DF5DC74" w14:textId="77777777" w:rsidR="00574304" w:rsidRPr="0087307E" w:rsidRDefault="00574304" w:rsidP="0087307E">
      <w:pPr>
        <w:jc w:val="center"/>
        <w:rPr>
          <w:rFonts w:eastAsiaTheme="majorEastAsia"/>
          <w:color w:val="FFFFFF" w:themeColor="background1"/>
          <w:spacing w:val="-10"/>
          <w:kern w:val="28"/>
          <w:sz w:val="22"/>
          <w:szCs w:val="22"/>
        </w:rPr>
      </w:pPr>
    </w:p>
    <w:p w14:paraId="0792D134" w14:textId="165F14E7" w:rsidR="00EA032E" w:rsidRPr="00574304" w:rsidRDefault="00574304" w:rsidP="00574304">
      <w:pPr>
        <w:rPr>
          <w:rFonts w:asciiTheme="majorHAnsi" w:eastAsiaTheme="majorEastAsia" w:hAnsiTheme="majorHAnsi" w:cstheme="majorBidi"/>
          <w:b/>
          <w:bCs/>
          <w:color w:val="E97132" w:themeColor="accent2"/>
          <w:spacing w:val="-10"/>
          <w:kern w:val="28"/>
        </w:rPr>
      </w:pPr>
      <w:r w:rsidRPr="00454D30">
        <w:rPr>
          <w:rFonts w:asciiTheme="majorHAnsi" w:eastAsiaTheme="majorEastAsia" w:hAnsiTheme="majorHAnsi" w:cstheme="majorBidi"/>
          <w:b/>
          <w:bCs/>
          <w:color w:val="0E2841" w:themeColor="text2"/>
          <w:spacing w:val="-10"/>
          <w:kern w:val="28"/>
          <w:sz w:val="40"/>
          <w:szCs w:val="40"/>
        </w:rPr>
        <w:lastRenderedPageBreak/>
        <w:t>Issues faced during the verification process</w:t>
      </w:r>
      <w:r>
        <w:rPr>
          <w:rFonts w:asciiTheme="majorHAnsi" w:eastAsiaTheme="majorEastAsia" w:hAnsiTheme="majorHAnsi" w:cstheme="majorBidi"/>
          <w:b/>
          <w:bCs/>
          <w:color w:val="0E2841" w:themeColor="text2"/>
          <w:spacing w:val="-10"/>
          <w:kern w:val="28"/>
          <w:sz w:val="40"/>
          <w:szCs w:val="40"/>
        </w:rPr>
        <w:t xml:space="preserve"> (cont.)</w:t>
      </w:r>
      <w:r w:rsidRPr="00454D30">
        <w:rPr>
          <w:rFonts w:asciiTheme="majorHAnsi" w:eastAsiaTheme="majorEastAsia" w:hAnsiTheme="majorHAnsi" w:cstheme="majorBidi"/>
          <w:b/>
          <w:bCs/>
          <w:color w:val="0E2841" w:themeColor="text2"/>
          <w:spacing w:val="-10"/>
          <w:kern w:val="28"/>
          <w:sz w:val="40"/>
          <w:szCs w:val="40"/>
        </w:rPr>
        <w:t>:</w:t>
      </w:r>
      <w:r>
        <w:rPr>
          <w:rFonts w:eastAsiaTheme="majorEastAsia"/>
          <w:b/>
          <w:bCs/>
          <w:color w:val="000000" w:themeColor="text1"/>
          <w:spacing w:val="-10"/>
          <w:kern w:val="28"/>
        </w:rPr>
        <w:br/>
      </w:r>
      <w:r w:rsidR="00473618" w:rsidRPr="00473618">
        <w:rPr>
          <w:rFonts w:eastAsiaTheme="majorEastAsia"/>
          <w:b/>
          <w:bCs/>
          <w:color w:val="000000" w:themeColor="text1"/>
          <w:spacing w:val="-10"/>
          <w:kern w:val="28"/>
        </w:rPr>
        <w:t>Clearing the expected Sequence Item FIFO</w:t>
      </w:r>
      <w:r w:rsidR="00473618">
        <w:rPr>
          <w:rFonts w:eastAsiaTheme="majorEastAsia"/>
          <w:b/>
          <w:bCs/>
          <w:color w:val="000000" w:themeColor="text1"/>
          <w:spacing w:val="-10"/>
          <w:kern w:val="28"/>
        </w:rPr>
        <w:t xml:space="preserve"> (Cont.)</w:t>
      </w:r>
      <w:r w:rsidR="003224A2" w:rsidRPr="00473618">
        <w:rPr>
          <w:rFonts w:eastAsiaTheme="majorEastAsia"/>
          <w:b/>
          <w:bCs/>
          <w:color w:val="000000" w:themeColor="text1"/>
          <w:spacing w:val="-10"/>
          <w:kern w:val="28"/>
        </w:rPr>
        <w:br/>
      </w:r>
      <w:r w:rsidR="003224A2" w:rsidRPr="00473618">
        <w:rPr>
          <w:rFonts w:eastAsiaTheme="majorEastAsia"/>
          <w:color w:val="000000" w:themeColor="text1"/>
          <w:spacing w:val="-10"/>
          <w:kern w:val="28"/>
          <w:sz w:val="22"/>
          <w:szCs w:val="22"/>
        </w:rPr>
        <w:t>But there is an issue that can occur with this solution, it is as demonstrated below:</w:t>
      </w:r>
    </w:p>
    <w:p w14:paraId="1C84B5E8" w14:textId="77777777" w:rsidR="00015D3B" w:rsidRDefault="00015D3B" w:rsidP="00015D3B">
      <w:pPr>
        <w:jc w:val="center"/>
        <w:rPr>
          <w:rFonts w:asciiTheme="majorHAnsi" w:eastAsiaTheme="majorEastAsia" w:hAnsiTheme="majorHAnsi" w:cstheme="majorBidi"/>
          <w:b/>
          <w:bCs/>
          <w:color w:val="000000" w:themeColor="text1"/>
          <w:spacing w:val="-10"/>
          <w:kern w:val="28"/>
          <w:sz w:val="28"/>
          <w:szCs w:val="28"/>
        </w:rPr>
      </w:pPr>
      <w:r>
        <w:rPr>
          <w:noProof/>
        </w:rPr>
        <w:drawing>
          <wp:inline distT="0" distB="0" distL="0" distR="0" wp14:anchorId="35FC7550" wp14:editId="77646A50">
            <wp:extent cx="5454650" cy="654558"/>
            <wp:effectExtent l="0" t="0" r="0" b="0"/>
            <wp:docPr id="24597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76067" name=""/>
                    <pic:cNvPicPr/>
                  </pic:nvPicPr>
                  <pic:blipFill>
                    <a:blip r:embed="rId49"/>
                    <a:stretch>
                      <a:fillRect/>
                    </a:stretch>
                  </pic:blipFill>
                  <pic:spPr>
                    <a:xfrm>
                      <a:off x="0" y="0"/>
                      <a:ext cx="5491303" cy="658956"/>
                    </a:xfrm>
                    <a:prstGeom prst="rect">
                      <a:avLst/>
                    </a:prstGeom>
                  </pic:spPr>
                </pic:pic>
              </a:graphicData>
            </a:graphic>
          </wp:inline>
        </w:drawing>
      </w:r>
    </w:p>
    <w:p w14:paraId="1D05B747" w14:textId="77777777" w:rsidR="004E1CF5" w:rsidRDefault="00015D3B" w:rsidP="004E1CF5">
      <w:pPr>
        <w:jc w:val="both"/>
        <w:rPr>
          <w:rFonts w:asciiTheme="majorHAnsi" w:eastAsiaTheme="majorEastAsia" w:hAnsiTheme="majorHAnsi" w:cstheme="majorBidi"/>
          <w:b/>
          <w:bCs/>
          <w:color w:val="000000" w:themeColor="text1"/>
          <w:spacing w:val="-10"/>
          <w:kern w:val="28"/>
          <w:sz w:val="22"/>
          <w:szCs w:val="22"/>
        </w:rPr>
      </w:pPr>
      <w:r w:rsidRPr="00015D3B">
        <w:rPr>
          <w:rFonts w:asciiTheme="majorHAnsi" w:eastAsiaTheme="majorEastAsia" w:hAnsiTheme="majorHAnsi" w:cstheme="majorBidi"/>
          <w:color w:val="000000" w:themeColor="text1"/>
          <w:spacing w:val="-10"/>
          <w:kern w:val="28"/>
          <w:sz w:val="22"/>
          <w:szCs w:val="22"/>
        </w:rPr>
        <w:t xml:space="preserve">As </w:t>
      </w:r>
      <w:r w:rsidR="004E1CF5">
        <w:rPr>
          <w:rFonts w:asciiTheme="majorHAnsi" w:eastAsiaTheme="majorEastAsia" w:hAnsiTheme="majorHAnsi" w:cstheme="majorBidi"/>
          <w:color w:val="000000" w:themeColor="text1"/>
          <w:spacing w:val="-10"/>
          <w:kern w:val="28"/>
          <w:sz w:val="22"/>
          <w:szCs w:val="22"/>
        </w:rPr>
        <w:t>demonstrated above</w:t>
      </w:r>
      <w:r w:rsidRPr="00015D3B">
        <w:rPr>
          <w:rFonts w:asciiTheme="majorHAnsi" w:eastAsiaTheme="majorEastAsia" w:hAnsiTheme="majorHAnsi" w:cstheme="majorBidi"/>
          <w:color w:val="000000" w:themeColor="text1"/>
          <w:spacing w:val="-10"/>
          <w:kern w:val="28"/>
          <w:sz w:val="22"/>
          <w:szCs w:val="22"/>
        </w:rPr>
        <w:t xml:space="preserve">, </w:t>
      </w:r>
      <w:r w:rsidRPr="004E1CF5">
        <w:rPr>
          <w:rFonts w:asciiTheme="majorHAnsi" w:eastAsiaTheme="majorEastAsia" w:hAnsiTheme="majorHAnsi" w:cstheme="majorBidi"/>
          <w:b/>
          <w:bCs/>
          <w:color w:val="000000" w:themeColor="text1"/>
          <w:spacing w:val="-10"/>
          <w:kern w:val="28"/>
          <w:sz w:val="22"/>
          <w:szCs w:val="22"/>
        </w:rPr>
        <w:t xml:space="preserve">the reset is asserted when the past cycle was a </w:t>
      </w:r>
      <w:r w:rsidR="004E1CF5" w:rsidRPr="004E1CF5">
        <w:rPr>
          <w:rFonts w:asciiTheme="majorHAnsi" w:eastAsiaTheme="majorEastAsia" w:hAnsiTheme="majorHAnsi" w:cstheme="majorBidi"/>
          <w:b/>
          <w:bCs/>
          <w:color w:val="000000" w:themeColor="text1"/>
          <w:spacing w:val="-10"/>
          <w:kern w:val="28"/>
          <w:sz w:val="22"/>
          <w:szCs w:val="22"/>
        </w:rPr>
        <w:t xml:space="preserve">write </w:t>
      </w:r>
      <w:r w:rsidRPr="004E1CF5">
        <w:rPr>
          <w:rFonts w:asciiTheme="majorHAnsi" w:eastAsiaTheme="majorEastAsia" w:hAnsiTheme="majorHAnsi" w:cstheme="majorBidi"/>
          <w:b/>
          <w:bCs/>
          <w:color w:val="000000" w:themeColor="text1"/>
          <w:spacing w:val="-10"/>
          <w:kern w:val="28"/>
          <w:sz w:val="22"/>
          <w:szCs w:val="22"/>
        </w:rPr>
        <w:t>cycle</w:t>
      </w:r>
      <w:r w:rsidRPr="00015D3B">
        <w:rPr>
          <w:rFonts w:asciiTheme="majorHAnsi" w:eastAsiaTheme="majorEastAsia" w:hAnsiTheme="majorHAnsi" w:cstheme="majorBidi"/>
          <w:color w:val="000000" w:themeColor="text1"/>
          <w:spacing w:val="-10"/>
          <w:kern w:val="28"/>
          <w:sz w:val="22"/>
          <w:szCs w:val="22"/>
        </w:rPr>
        <w:t xml:space="preserve">, The </w:t>
      </w:r>
      <w:r w:rsidR="004E1CF5">
        <w:rPr>
          <w:rFonts w:asciiTheme="majorHAnsi" w:eastAsiaTheme="majorEastAsia" w:hAnsiTheme="majorHAnsi" w:cstheme="majorBidi"/>
          <w:color w:val="000000" w:themeColor="text1"/>
          <w:spacing w:val="-10"/>
          <w:kern w:val="28"/>
          <w:sz w:val="22"/>
          <w:szCs w:val="22"/>
        </w:rPr>
        <w:t xml:space="preserve">write </w:t>
      </w:r>
      <w:r w:rsidRPr="00015D3B">
        <w:rPr>
          <w:rFonts w:asciiTheme="majorHAnsi" w:eastAsiaTheme="majorEastAsia" w:hAnsiTheme="majorHAnsi" w:cstheme="majorBidi"/>
          <w:color w:val="000000" w:themeColor="text1"/>
          <w:spacing w:val="-10"/>
          <w:kern w:val="28"/>
          <w:sz w:val="22"/>
          <w:szCs w:val="22"/>
        </w:rPr>
        <w:t xml:space="preserve">transaction is sent to the predictor at the cycle before the reset, and </w:t>
      </w:r>
      <w:r w:rsidRPr="004E1CF5">
        <w:rPr>
          <w:rFonts w:asciiTheme="majorHAnsi" w:eastAsiaTheme="majorEastAsia" w:hAnsiTheme="majorHAnsi" w:cstheme="majorBidi"/>
          <w:color w:val="C00000"/>
          <w:spacing w:val="-10"/>
          <w:kern w:val="28"/>
          <w:sz w:val="22"/>
          <w:szCs w:val="22"/>
        </w:rPr>
        <w:t>the predictor acts accordingly (writes in the subordinate memory in the local subordinate ROM if it’s a write control/data command)</w:t>
      </w:r>
      <w:r w:rsidR="004E1CF5">
        <w:rPr>
          <w:rFonts w:asciiTheme="majorHAnsi" w:eastAsiaTheme="majorEastAsia" w:hAnsiTheme="majorHAnsi" w:cstheme="majorBidi"/>
          <w:color w:val="C00000"/>
          <w:spacing w:val="-10"/>
          <w:kern w:val="28"/>
          <w:sz w:val="22"/>
          <w:szCs w:val="22"/>
        </w:rPr>
        <w:t xml:space="preserve">. </w:t>
      </w:r>
      <w:r w:rsidR="004E1CF5">
        <w:rPr>
          <w:rFonts w:asciiTheme="majorHAnsi" w:eastAsiaTheme="majorEastAsia" w:hAnsiTheme="majorHAnsi" w:cstheme="majorBidi"/>
          <w:color w:val="002060"/>
          <w:spacing w:val="-10"/>
          <w:kern w:val="28"/>
          <w:sz w:val="22"/>
          <w:szCs w:val="22"/>
        </w:rPr>
        <w:t>O</w:t>
      </w:r>
      <w:r w:rsidRPr="004E1CF5">
        <w:rPr>
          <w:rFonts w:asciiTheme="majorHAnsi" w:eastAsiaTheme="majorEastAsia" w:hAnsiTheme="majorHAnsi" w:cstheme="majorBidi"/>
          <w:color w:val="002060"/>
          <w:spacing w:val="-10"/>
          <w:kern w:val="28"/>
          <w:sz w:val="22"/>
          <w:szCs w:val="22"/>
        </w:rPr>
        <w:t xml:space="preserve">n the other </w:t>
      </w:r>
      <w:proofErr w:type="gramStart"/>
      <w:r w:rsidRPr="004E1CF5">
        <w:rPr>
          <w:rFonts w:asciiTheme="majorHAnsi" w:eastAsiaTheme="majorEastAsia" w:hAnsiTheme="majorHAnsi" w:cstheme="majorBidi"/>
          <w:color w:val="002060"/>
          <w:spacing w:val="-10"/>
          <w:kern w:val="28"/>
          <w:sz w:val="22"/>
          <w:szCs w:val="22"/>
        </w:rPr>
        <w:t>hand</w:t>
      </w:r>
      <w:proofErr w:type="gramEnd"/>
      <w:r w:rsidRPr="004E1CF5">
        <w:rPr>
          <w:rFonts w:asciiTheme="majorHAnsi" w:eastAsiaTheme="majorEastAsia" w:hAnsiTheme="majorHAnsi" w:cstheme="majorBidi"/>
          <w:color w:val="002060"/>
          <w:spacing w:val="-10"/>
          <w:kern w:val="28"/>
          <w:sz w:val="22"/>
          <w:szCs w:val="22"/>
        </w:rPr>
        <w:t xml:space="preserve"> at the DUT, the address phase is sent, but the data phase is replaced by the reset, therefore preventing the write into the actual ROM of the DUT</w:t>
      </w:r>
      <w:r w:rsidRPr="00015D3B">
        <w:rPr>
          <w:rFonts w:asciiTheme="majorHAnsi" w:eastAsiaTheme="majorEastAsia" w:hAnsiTheme="majorHAnsi" w:cstheme="majorBidi"/>
          <w:color w:val="000000" w:themeColor="text1"/>
          <w:spacing w:val="-10"/>
          <w:kern w:val="28"/>
          <w:sz w:val="22"/>
          <w:szCs w:val="22"/>
        </w:rPr>
        <w:t xml:space="preserve">. </w:t>
      </w:r>
      <w:r w:rsidRPr="004E1CF5">
        <w:rPr>
          <w:rFonts w:asciiTheme="majorHAnsi" w:eastAsiaTheme="majorEastAsia" w:hAnsiTheme="majorHAnsi" w:cstheme="majorBidi"/>
          <w:b/>
          <w:bCs/>
          <w:color w:val="000000" w:themeColor="text1"/>
          <w:spacing w:val="-10"/>
          <w:kern w:val="28"/>
          <w:sz w:val="22"/>
          <w:szCs w:val="22"/>
        </w:rPr>
        <w:t>Th</w:t>
      </w:r>
      <w:r w:rsidR="004E1CF5" w:rsidRPr="004E1CF5">
        <w:rPr>
          <w:rFonts w:asciiTheme="majorHAnsi" w:eastAsiaTheme="majorEastAsia" w:hAnsiTheme="majorHAnsi" w:cstheme="majorBidi"/>
          <w:b/>
          <w:bCs/>
          <w:color w:val="000000" w:themeColor="text1"/>
          <w:spacing w:val="-10"/>
          <w:kern w:val="28"/>
          <w:sz w:val="22"/>
          <w:szCs w:val="22"/>
        </w:rPr>
        <w:t xml:space="preserve">at is when </w:t>
      </w:r>
      <w:r w:rsidRPr="004E1CF5">
        <w:rPr>
          <w:rFonts w:asciiTheme="majorHAnsi" w:eastAsiaTheme="majorEastAsia" w:hAnsiTheme="majorHAnsi" w:cstheme="majorBidi"/>
          <w:b/>
          <w:bCs/>
          <w:color w:val="000000" w:themeColor="text1"/>
          <w:spacing w:val="-10"/>
          <w:kern w:val="28"/>
          <w:sz w:val="22"/>
          <w:szCs w:val="22"/>
        </w:rPr>
        <w:t>my predictor runs a function to re-write the respective subordinate’s ROM</w:t>
      </w:r>
      <w:r w:rsidR="004E1CF5">
        <w:rPr>
          <w:rFonts w:asciiTheme="majorHAnsi" w:eastAsiaTheme="majorEastAsia" w:hAnsiTheme="majorHAnsi" w:cstheme="majorBidi"/>
          <w:b/>
          <w:bCs/>
          <w:color w:val="000000" w:themeColor="text1"/>
          <w:spacing w:val="-10"/>
          <w:kern w:val="28"/>
          <w:sz w:val="22"/>
          <w:szCs w:val="22"/>
        </w:rPr>
        <w:t xml:space="preserve"> location</w:t>
      </w:r>
      <w:r w:rsidRPr="004E1CF5">
        <w:rPr>
          <w:rFonts w:asciiTheme="majorHAnsi" w:eastAsiaTheme="majorEastAsia" w:hAnsiTheme="majorHAnsi" w:cstheme="majorBidi"/>
          <w:b/>
          <w:bCs/>
          <w:color w:val="000000" w:themeColor="text1"/>
          <w:spacing w:val="-10"/>
          <w:kern w:val="28"/>
          <w:sz w:val="22"/>
          <w:szCs w:val="22"/>
        </w:rPr>
        <w:t xml:space="preserve"> with the past value it had</w:t>
      </w:r>
      <w:r w:rsidR="004E1CF5">
        <w:rPr>
          <w:rFonts w:asciiTheme="majorHAnsi" w:eastAsiaTheme="majorEastAsia" w:hAnsiTheme="majorHAnsi" w:cstheme="majorBidi"/>
          <w:b/>
          <w:bCs/>
          <w:color w:val="000000" w:themeColor="text1"/>
          <w:spacing w:val="-10"/>
          <w:kern w:val="28"/>
          <w:sz w:val="22"/>
          <w:szCs w:val="22"/>
        </w:rPr>
        <w:t xml:space="preserve"> to avoid mismatch between the DUT’s ROM and the Predictor’s</w:t>
      </w:r>
      <w:r w:rsidRPr="004E1CF5">
        <w:rPr>
          <w:rFonts w:asciiTheme="majorHAnsi" w:eastAsiaTheme="majorEastAsia" w:hAnsiTheme="majorHAnsi" w:cstheme="majorBidi"/>
          <w:b/>
          <w:bCs/>
          <w:color w:val="000000" w:themeColor="text1"/>
          <w:spacing w:val="-10"/>
          <w:kern w:val="28"/>
          <w:sz w:val="22"/>
          <w:szCs w:val="22"/>
        </w:rPr>
        <w:t>.</w:t>
      </w:r>
    </w:p>
    <w:p w14:paraId="0A291DB9" w14:textId="77777777" w:rsidR="00473618" w:rsidRDefault="004E1CF5" w:rsidP="00015D3B">
      <w:pPr>
        <w:rPr>
          <w:rFonts w:asciiTheme="majorHAnsi" w:eastAsiaTheme="majorEastAsia" w:hAnsiTheme="majorHAnsi" w:cstheme="majorBidi"/>
          <w:color w:val="000000" w:themeColor="text1"/>
          <w:spacing w:val="-10"/>
          <w:kern w:val="28"/>
          <w:sz w:val="22"/>
          <w:szCs w:val="22"/>
        </w:rPr>
      </w:pPr>
      <w:proofErr w:type="gramStart"/>
      <w:r w:rsidRPr="004E1CF5">
        <w:rPr>
          <w:rFonts w:asciiTheme="majorHAnsi" w:eastAsiaTheme="majorEastAsia" w:hAnsiTheme="majorHAnsi" w:cstheme="majorBidi"/>
          <w:color w:val="000000" w:themeColor="text1"/>
          <w:spacing w:val="-10"/>
          <w:kern w:val="28"/>
          <w:sz w:val="22"/>
          <w:szCs w:val="22"/>
        </w:rPr>
        <w:t>P</w:t>
      </w:r>
      <w:r>
        <w:rPr>
          <w:rFonts w:asciiTheme="majorHAnsi" w:eastAsiaTheme="majorEastAsia" w:hAnsiTheme="majorHAnsi" w:cstheme="majorBidi"/>
          <w:color w:val="000000" w:themeColor="text1"/>
          <w:spacing w:val="-10"/>
          <w:kern w:val="28"/>
          <w:sz w:val="22"/>
          <w:szCs w:val="22"/>
        </w:rPr>
        <w:t>.S.</w:t>
      </w:r>
      <w:proofErr w:type="gramEnd"/>
      <w:r>
        <w:rPr>
          <w:rFonts w:asciiTheme="majorHAnsi" w:eastAsiaTheme="majorEastAsia" w:hAnsiTheme="majorHAnsi" w:cstheme="majorBidi"/>
          <w:color w:val="000000" w:themeColor="text1"/>
          <w:spacing w:val="-10"/>
          <w:kern w:val="28"/>
          <w:sz w:val="22"/>
          <w:szCs w:val="22"/>
        </w:rPr>
        <w:t xml:space="preserve"> </w:t>
      </w:r>
      <w:r w:rsidRPr="004E1CF5">
        <w:rPr>
          <w:rFonts w:asciiTheme="majorHAnsi" w:eastAsiaTheme="majorEastAsia" w:hAnsiTheme="majorHAnsi" w:cstheme="majorBidi"/>
          <w:color w:val="000000" w:themeColor="text1"/>
          <w:spacing w:val="-10"/>
          <w:kern w:val="28"/>
          <w:sz w:val="22"/>
          <w:szCs w:val="22"/>
        </w:rPr>
        <w:t>This is why I implemented the design/verification environment with ROMs and not RAMs; to challenge myself to find a solution.</w:t>
      </w:r>
    </w:p>
    <w:p w14:paraId="0C3BA771" w14:textId="28957EAB" w:rsidR="00C04540" w:rsidRPr="004E1CF5" w:rsidRDefault="003224A2" w:rsidP="00015D3B">
      <w:pPr>
        <w:rPr>
          <w:rFonts w:asciiTheme="majorHAnsi" w:eastAsiaTheme="majorEastAsia" w:hAnsiTheme="majorHAnsi" w:cstheme="majorBidi"/>
          <w:color w:val="000000" w:themeColor="text1"/>
          <w:spacing w:val="-10"/>
          <w:kern w:val="28"/>
          <w:sz w:val="20"/>
          <w:szCs w:val="20"/>
        </w:rPr>
      </w:pPr>
      <w:r w:rsidRPr="004E1CF5">
        <w:rPr>
          <w:rFonts w:asciiTheme="majorHAnsi" w:eastAsiaTheme="majorEastAsia" w:hAnsiTheme="majorHAnsi" w:cstheme="majorBidi"/>
          <w:color w:val="000000" w:themeColor="text1"/>
          <w:spacing w:val="-10"/>
          <w:kern w:val="28"/>
          <w:sz w:val="20"/>
          <w:szCs w:val="20"/>
        </w:rPr>
        <w:br/>
      </w:r>
    </w:p>
    <w:p w14:paraId="0F5D4A66" w14:textId="08D35680" w:rsidR="00DE54A3" w:rsidRPr="00C04540" w:rsidRDefault="009D240D" w:rsidP="00C04540">
      <w:pPr>
        <w:rPr>
          <w:sz w:val="22"/>
          <w:szCs w:val="22"/>
        </w:rPr>
        <w:sectPr w:rsidR="00DE54A3" w:rsidRPr="00C04540" w:rsidSect="00C059AA">
          <w:type w:val="continuous"/>
          <w:pgSz w:w="12240" w:h="15840"/>
          <w:pgMar w:top="720" w:right="720" w:bottom="720" w:left="720" w:header="708" w:footer="708" w:gutter="0"/>
          <w:cols w:space="708"/>
          <w:docGrid w:linePitch="360"/>
        </w:sectPr>
      </w:pPr>
      <w:r w:rsidRPr="00C04540">
        <w:rPr>
          <w:sz w:val="22"/>
          <w:szCs w:val="22"/>
        </w:rPr>
        <w:br/>
      </w:r>
    </w:p>
    <w:p w14:paraId="153DEAD4" w14:textId="734C3FD7" w:rsidR="0077512A" w:rsidRPr="00730386" w:rsidRDefault="0077512A" w:rsidP="0077512A">
      <w:pPr>
        <w:pStyle w:val="Title"/>
        <w:rPr>
          <w:b/>
          <w:bCs/>
          <w:color w:val="156082" w:themeColor="accent1"/>
          <w:sz w:val="36"/>
          <w:szCs w:val="36"/>
        </w:rPr>
      </w:pPr>
      <w:r>
        <w:rPr>
          <w:b/>
          <w:bCs/>
          <w:color w:val="156082" w:themeColor="accent1"/>
          <w:sz w:val="36"/>
          <w:szCs w:val="36"/>
        </w:rPr>
        <w:lastRenderedPageBreak/>
        <w:t>Assertions</w:t>
      </w:r>
      <w:r w:rsidRPr="00730386">
        <w:rPr>
          <w:b/>
          <w:bCs/>
          <w:color w:val="156082" w:themeColor="accent1"/>
          <w:sz w:val="36"/>
          <w:szCs w:val="36"/>
        </w:rPr>
        <w:t xml:space="preserve"> REPORT</w:t>
      </w:r>
    </w:p>
    <w:tbl>
      <w:tblPr>
        <w:tblStyle w:val="TableGrid"/>
        <w:tblW w:w="0" w:type="auto"/>
        <w:jc w:val="center"/>
        <w:tblLook w:val="04A0" w:firstRow="1" w:lastRow="0" w:firstColumn="1" w:lastColumn="0" w:noHBand="0" w:noVBand="1"/>
      </w:tblPr>
      <w:tblGrid>
        <w:gridCol w:w="4675"/>
        <w:gridCol w:w="4675"/>
      </w:tblGrid>
      <w:tr w:rsidR="0077512A" w14:paraId="28B878C4" w14:textId="77777777" w:rsidTr="00E10FB3">
        <w:trPr>
          <w:jc w:val="center"/>
        </w:trPr>
        <w:tc>
          <w:tcPr>
            <w:tcW w:w="4675" w:type="dxa"/>
            <w:shd w:val="clear" w:color="auto" w:fill="0A2F41" w:themeFill="accent1" w:themeFillShade="80"/>
          </w:tcPr>
          <w:p w14:paraId="03668BA7" w14:textId="4AA1B9C9" w:rsidR="0077512A" w:rsidRDefault="0077512A" w:rsidP="00C34296">
            <w:pPr>
              <w:jc w:val="center"/>
            </w:pPr>
            <w:r>
              <w:t>Feature</w:t>
            </w:r>
          </w:p>
        </w:tc>
        <w:tc>
          <w:tcPr>
            <w:tcW w:w="4675" w:type="dxa"/>
            <w:shd w:val="clear" w:color="auto" w:fill="0A2F41" w:themeFill="accent1" w:themeFillShade="80"/>
          </w:tcPr>
          <w:p w14:paraId="100847D5" w14:textId="4A24176C" w:rsidR="0077512A" w:rsidRDefault="0077512A" w:rsidP="00C34296">
            <w:pPr>
              <w:jc w:val="center"/>
            </w:pPr>
            <w:r>
              <w:t>Assertion</w:t>
            </w:r>
          </w:p>
        </w:tc>
      </w:tr>
      <w:tr w:rsidR="00C34296" w14:paraId="76B72D45" w14:textId="77777777" w:rsidTr="00E10FB3">
        <w:trPr>
          <w:jc w:val="center"/>
        </w:trPr>
        <w:tc>
          <w:tcPr>
            <w:tcW w:w="4675" w:type="dxa"/>
          </w:tcPr>
          <w:p w14:paraId="484DBD3A" w14:textId="7321B2E6" w:rsidR="00C34296" w:rsidRDefault="00DF1FD1" w:rsidP="00C34296">
            <w:r>
              <w:t xml:space="preserve">The </w:t>
            </w:r>
            <w:r w:rsidRPr="009F1F8D">
              <w:rPr>
                <w:b/>
                <w:bCs/>
              </w:rPr>
              <w:t>reset assertion duration</w:t>
            </w:r>
            <w:r>
              <w:t xml:space="preserve"> should </w:t>
            </w:r>
            <w:proofErr w:type="gramStart"/>
            <w:r>
              <w:t>at least be</w:t>
            </w:r>
            <w:proofErr w:type="gramEnd"/>
            <w:r>
              <w:t xml:space="preserve"> </w:t>
            </w:r>
            <w:r w:rsidRPr="009F1F8D">
              <w:rPr>
                <w:b/>
                <w:bCs/>
              </w:rPr>
              <w:t>15 clock cycles</w:t>
            </w:r>
            <w:r>
              <w:t>.</w:t>
            </w:r>
          </w:p>
        </w:tc>
        <w:tc>
          <w:tcPr>
            <w:tcW w:w="4675" w:type="dxa"/>
          </w:tcPr>
          <w:p w14:paraId="1A061743" w14:textId="6592EB74" w:rsidR="00C34296" w:rsidRPr="000B3AF8" w:rsidRDefault="000B3AF8" w:rsidP="00C34296">
            <w:pPr>
              <w:rPr>
                <w:b/>
                <w:bCs/>
                <w:i/>
                <w:iCs/>
              </w:rPr>
            </w:pPr>
            <w:commentRangeStart w:id="2"/>
            <w:proofErr w:type="spellStart"/>
            <w:r w:rsidRPr="000B3AF8">
              <w:rPr>
                <w:b/>
                <w:bCs/>
                <w:i/>
                <w:iCs/>
              </w:rPr>
              <w:t>reset_duration_assert</w:t>
            </w:r>
            <w:commentRangeEnd w:id="2"/>
            <w:proofErr w:type="spellEnd"/>
            <w:r w:rsidRPr="000B3AF8">
              <w:rPr>
                <w:rStyle w:val="CommentReference"/>
                <w:b/>
                <w:bCs/>
              </w:rPr>
              <w:commentReference w:id="2"/>
            </w:r>
          </w:p>
        </w:tc>
      </w:tr>
      <w:tr w:rsidR="00C34296" w14:paraId="50C85DFD" w14:textId="77777777" w:rsidTr="00E10FB3">
        <w:trPr>
          <w:trHeight w:val="490"/>
          <w:jc w:val="center"/>
        </w:trPr>
        <w:tc>
          <w:tcPr>
            <w:tcW w:w="4675" w:type="dxa"/>
          </w:tcPr>
          <w:p w14:paraId="6AEF4232" w14:textId="0D1EE754" w:rsidR="00C34296" w:rsidRDefault="00DF1FD1" w:rsidP="00C34296">
            <w:r w:rsidRPr="009F1F8D">
              <w:rPr>
                <w:b/>
                <w:bCs/>
              </w:rPr>
              <w:t>When reset is asserted,</w:t>
            </w:r>
            <w:r>
              <w:t xml:space="preserve"> no subordinates should be selected, i.e. </w:t>
            </w:r>
            <w:r w:rsidRPr="009F1F8D">
              <w:rPr>
                <w:b/>
                <w:bCs/>
              </w:rPr>
              <w:t>(HADDR = 0)</w:t>
            </w:r>
          </w:p>
        </w:tc>
        <w:tc>
          <w:tcPr>
            <w:tcW w:w="4675" w:type="dxa"/>
          </w:tcPr>
          <w:p w14:paraId="513A9DE6" w14:textId="3B9F33CC" w:rsidR="00C34296" w:rsidRPr="00C34296" w:rsidRDefault="000B3AF8" w:rsidP="00C34296">
            <w:pPr>
              <w:rPr>
                <w:b/>
                <w:bCs/>
              </w:rPr>
            </w:pPr>
            <w:commentRangeStart w:id="3"/>
            <w:proofErr w:type="spellStart"/>
            <w:r>
              <w:rPr>
                <w:b/>
                <w:bCs/>
              </w:rPr>
              <w:t>reset_addr_assert</w:t>
            </w:r>
            <w:commentRangeEnd w:id="3"/>
            <w:proofErr w:type="spellEnd"/>
            <w:r>
              <w:rPr>
                <w:rStyle w:val="CommentReference"/>
              </w:rPr>
              <w:commentReference w:id="3"/>
            </w:r>
          </w:p>
        </w:tc>
      </w:tr>
      <w:tr w:rsidR="00C34296" w14:paraId="720C5C04" w14:textId="77777777" w:rsidTr="00E10FB3">
        <w:trPr>
          <w:jc w:val="center"/>
        </w:trPr>
        <w:tc>
          <w:tcPr>
            <w:tcW w:w="4675" w:type="dxa"/>
          </w:tcPr>
          <w:p w14:paraId="456EF1ED" w14:textId="7E9D1978" w:rsidR="00C34296" w:rsidRDefault="00DF1FD1" w:rsidP="00C34296">
            <w:r w:rsidRPr="009F1F8D">
              <w:rPr>
                <w:b/>
                <w:bCs/>
              </w:rPr>
              <w:t>When HTRANS == IDLE</w:t>
            </w:r>
            <w:r>
              <w:t xml:space="preserve">, </w:t>
            </w:r>
            <w:r w:rsidRPr="009F1F8D">
              <w:rPr>
                <w:b/>
                <w:bCs/>
              </w:rPr>
              <w:t>HREADY</w:t>
            </w:r>
            <w:r>
              <w:t xml:space="preserve"> response should always be </w:t>
            </w:r>
            <w:r w:rsidRPr="009F1F8D">
              <w:rPr>
                <w:b/>
                <w:bCs/>
              </w:rPr>
              <w:t>HIGH</w:t>
            </w:r>
          </w:p>
        </w:tc>
        <w:tc>
          <w:tcPr>
            <w:tcW w:w="4675" w:type="dxa"/>
          </w:tcPr>
          <w:p w14:paraId="658D1FDD" w14:textId="6BF37CA1" w:rsidR="00C34296" w:rsidRPr="00C34296" w:rsidRDefault="000B3AF8" w:rsidP="00C34296">
            <w:pPr>
              <w:rPr>
                <w:b/>
                <w:bCs/>
              </w:rPr>
            </w:pPr>
            <w:commentRangeStart w:id="4"/>
            <w:proofErr w:type="spellStart"/>
            <w:r>
              <w:rPr>
                <w:b/>
                <w:bCs/>
              </w:rPr>
              <w:t>Idle_ready_assert</w:t>
            </w:r>
            <w:commentRangeEnd w:id="4"/>
            <w:proofErr w:type="spellEnd"/>
            <w:r>
              <w:rPr>
                <w:rStyle w:val="CommentReference"/>
              </w:rPr>
              <w:commentReference w:id="4"/>
            </w:r>
          </w:p>
        </w:tc>
      </w:tr>
      <w:tr w:rsidR="00C34296" w14:paraId="68833DC3" w14:textId="77777777" w:rsidTr="00E10FB3">
        <w:trPr>
          <w:jc w:val="center"/>
        </w:trPr>
        <w:tc>
          <w:tcPr>
            <w:tcW w:w="4675" w:type="dxa"/>
          </w:tcPr>
          <w:p w14:paraId="40B52F13" w14:textId="23D0E1AD" w:rsidR="00C34296" w:rsidRDefault="000B3AF8" w:rsidP="00C34296">
            <w:r w:rsidRPr="009F1F8D">
              <w:rPr>
                <w:b/>
                <w:bCs/>
              </w:rPr>
              <w:t>When HTRANS == IDLE</w:t>
            </w:r>
            <w:r>
              <w:t xml:space="preserve">, inputs (HSIZE, HBURST, HWRITE) </w:t>
            </w:r>
            <w:r w:rsidRPr="009F1F8D">
              <w:rPr>
                <w:b/>
                <w:bCs/>
              </w:rPr>
              <w:t>should all be 0</w:t>
            </w:r>
          </w:p>
        </w:tc>
        <w:tc>
          <w:tcPr>
            <w:tcW w:w="4675" w:type="dxa"/>
          </w:tcPr>
          <w:p w14:paraId="683230B3" w14:textId="1C1BB472" w:rsidR="00C34296" w:rsidRDefault="000B3AF8" w:rsidP="00C34296">
            <w:commentRangeStart w:id="5"/>
            <w:proofErr w:type="spellStart"/>
            <w:r>
              <w:t>Idle_inputs_assert</w:t>
            </w:r>
            <w:commentRangeEnd w:id="5"/>
            <w:proofErr w:type="spellEnd"/>
            <w:r>
              <w:rPr>
                <w:rStyle w:val="CommentReference"/>
              </w:rPr>
              <w:commentReference w:id="5"/>
            </w:r>
          </w:p>
        </w:tc>
      </w:tr>
      <w:tr w:rsidR="00C34296" w14:paraId="064D392B" w14:textId="77777777" w:rsidTr="00E10FB3">
        <w:trPr>
          <w:jc w:val="center"/>
        </w:trPr>
        <w:tc>
          <w:tcPr>
            <w:tcW w:w="4675" w:type="dxa"/>
          </w:tcPr>
          <w:p w14:paraId="23C43E15" w14:textId="742912FD" w:rsidR="00C34296" w:rsidRPr="006E73A5" w:rsidRDefault="000B3AF8" w:rsidP="00C34296">
            <w:pPr>
              <w:rPr>
                <w:b/>
                <w:bCs/>
              </w:rPr>
            </w:pPr>
            <w:r w:rsidRPr="009F1F8D">
              <w:rPr>
                <w:b/>
                <w:bCs/>
              </w:rPr>
              <w:t>When a burst transfer</w:t>
            </w:r>
            <w:r>
              <w:rPr>
                <w:b/>
                <w:bCs/>
              </w:rPr>
              <w:t xml:space="preserve"> </w:t>
            </w:r>
            <w:r w:rsidRPr="009F1F8D">
              <w:t>is issued, it must be followed by an</w:t>
            </w:r>
            <w:r>
              <w:rPr>
                <w:b/>
                <w:bCs/>
              </w:rPr>
              <w:t xml:space="preserve"> IDLE transfer</w:t>
            </w:r>
          </w:p>
        </w:tc>
        <w:tc>
          <w:tcPr>
            <w:tcW w:w="4675" w:type="dxa"/>
          </w:tcPr>
          <w:p w14:paraId="759EA88D" w14:textId="77777777" w:rsidR="00C34296" w:rsidRDefault="000B3AF8" w:rsidP="00C34296">
            <w:pPr>
              <w:rPr>
                <w:b/>
                <w:bCs/>
              </w:rPr>
            </w:pPr>
            <w:commentRangeStart w:id="6"/>
            <w:r>
              <w:rPr>
                <w:b/>
                <w:bCs/>
              </w:rPr>
              <w:t>Incr4_idle_assert</w:t>
            </w:r>
            <w:commentRangeEnd w:id="6"/>
            <w:r w:rsidR="009F1F8D">
              <w:rPr>
                <w:rStyle w:val="CommentReference"/>
              </w:rPr>
              <w:commentReference w:id="6"/>
            </w:r>
          </w:p>
          <w:p w14:paraId="73E1FABE" w14:textId="77777777" w:rsidR="000B3AF8" w:rsidRDefault="009F1F8D" w:rsidP="00C34296">
            <w:pPr>
              <w:rPr>
                <w:b/>
                <w:bCs/>
              </w:rPr>
            </w:pPr>
            <w:commentRangeStart w:id="7"/>
            <w:r>
              <w:rPr>
                <w:b/>
                <w:bCs/>
              </w:rPr>
              <w:t>Incr8_idle_assert</w:t>
            </w:r>
            <w:commentRangeEnd w:id="7"/>
            <w:r>
              <w:rPr>
                <w:rStyle w:val="CommentReference"/>
              </w:rPr>
              <w:commentReference w:id="7"/>
            </w:r>
          </w:p>
          <w:p w14:paraId="169CFA27" w14:textId="77777777" w:rsidR="009F1F8D" w:rsidRDefault="009F1F8D" w:rsidP="00C34296">
            <w:pPr>
              <w:rPr>
                <w:b/>
                <w:bCs/>
              </w:rPr>
            </w:pPr>
            <w:commentRangeStart w:id="8"/>
            <w:r>
              <w:rPr>
                <w:b/>
                <w:bCs/>
              </w:rPr>
              <w:t>Incr16_idle_assert</w:t>
            </w:r>
            <w:commentRangeEnd w:id="8"/>
            <w:r>
              <w:rPr>
                <w:rStyle w:val="CommentReference"/>
              </w:rPr>
              <w:commentReference w:id="8"/>
            </w:r>
          </w:p>
          <w:p w14:paraId="4D2490D2" w14:textId="6DDEC512" w:rsidR="009F1F8D" w:rsidRDefault="009F1F8D" w:rsidP="00C34296">
            <w:pPr>
              <w:rPr>
                <w:b/>
                <w:bCs/>
              </w:rPr>
            </w:pPr>
            <w:commentRangeStart w:id="9"/>
            <w:r>
              <w:rPr>
                <w:b/>
                <w:bCs/>
              </w:rPr>
              <w:t>wrap4_idle_assert</w:t>
            </w:r>
            <w:commentRangeEnd w:id="9"/>
            <w:r>
              <w:rPr>
                <w:rStyle w:val="CommentReference"/>
              </w:rPr>
              <w:commentReference w:id="9"/>
            </w:r>
          </w:p>
          <w:p w14:paraId="2BCC2EE9" w14:textId="7B2F7B5B" w:rsidR="009F1F8D" w:rsidRDefault="009F1F8D" w:rsidP="00C34296">
            <w:pPr>
              <w:rPr>
                <w:b/>
                <w:bCs/>
              </w:rPr>
            </w:pPr>
            <w:commentRangeStart w:id="10"/>
            <w:r>
              <w:rPr>
                <w:b/>
                <w:bCs/>
              </w:rPr>
              <w:t>wrap8_idle_assert</w:t>
            </w:r>
            <w:commentRangeEnd w:id="10"/>
            <w:r>
              <w:rPr>
                <w:rStyle w:val="CommentReference"/>
              </w:rPr>
              <w:commentReference w:id="10"/>
            </w:r>
          </w:p>
          <w:p w14:paraId="3A8E75E2" w14:textId="71775865" w:rsidR="009F1F8D" w:rsidRPr="006E73A5" w:rsidRDefault="009F1F8D" w:rsidP="00C34296">
            <w:pPr>
              <w:rPr>
                <w:b/>
                <w:bCs/>
              </w:rPr>
            </w:pPr>
            <w:commentRangeStart w:id="11"/>
            <w:r>
              <w:rPr>
                <w:b/>
                <w:bCs/>
              </w:rPr>
              <w:t>wrap16_idle_assert</w:t>
            </w:r>
            <w:commentRangeEnd w:id="11"/>
            <w:r>
              <w:rPr>
                <w:rStyle w:val="CommentReference"/>
              </w:rPr>
              <w:commentReference w:id="11"/>
            </w:r>
          </w:p>
        </w:tc>
      </w:tr>
      <w:tr w:rsidR="00C34296" w14:paraId="0EB390EB" w14:textId="77777777" w:rsidTr="00E10FB3">
        <w:trPr>
          <w:jc w:val="center"/>
        </w:trPr>
        <w:tc>
          <w:tcPr>
            <w:tcW w:w="4675" w:type="dxa"/>
          </w:tcPr>
          <w:p w14:paraId="5B96E6D5" w14:textId="3959E56E" w:rsidR="00C34296" w:rsidRPr="009F1F8D" w:rsidRDefault="009F1F8D" w:rsidP="00C34296">
            <w:r w:rsidRPr="009F1F8D">
              <w:rPr>
                <w:b/>
                <w:bCs/>
              </w:rPr>
              <w:t>When a burst transfer</w:t>
            </w:r>
            <w:r w:rsidRPr="009F1F8D">
              <w:t xml:space="preserve"> is issued, </w:t>
            </w:r>
            <w:r w:rsidRPr="009F1F8D">
              <w:rPr>
                <w:b/>
                <w:bCs/>
              </w:rPr>
              <w:t>HTRANS</w:t>
            </w:r>
            <w:r w:rsidRPr="009F1F8D">
              <w:t xml:space="preserve"> must be == </w:t>
            </w:r>
            <w:r w:rsidRPr="009F1F8D">
              <w:rPr>
                <w:b/>
                <w:bCs/>
              </w:rPr>
              <w:t>NONSEQ</w:t>
            </w:r>
          </w:p>
        </w:tc>
        <w:tc>
          <w:tcPr>
            <w:tcW w:w="4675" w:type="dxa"/>
          </w:tcPr>
          <w:p w14:paraId="47226CC5" w14:textId="759F2B15" w:rsidR="00C34296" w:rsidRPr="006E73A5" w:rsidRDefault="009F1F8D" w:rsidP="00C34296">
            <w:pPr>
              <w:rPr>
                <w:b/>
                <w:bCs/>
              </w:rPr>
            </w:pPr>
            <w:commentRangeStart w:id="12"/>
            <w:proofErr w:type="spellStart"/>
            <w:r>
              <w:rPr>
                <w:b/>
                <w:bCs/>
              </w:rPr>
              <w:t>burst_trans_nonseq_assert</w:t>
            </w:r>
            <w:commentRangeEnd w:id="12"/>
            <w:proofErr w:type="spellEnd"/>
            <w:r>
              <w:rPr>
                <w:rStyle w:val="CommentReference"/>
              </w:rPr>
              <w:commentReference w:id="12"/>
            </w:r>
          </w:p>
        </w:tc>
      </w:tr>
      <w:tr w:rsidR="009F1F8D" w14:paraId="2F3E2FE2" w14:textId="77777777" w:rsidTr="00E10FB3">
        <w:trPr>
          <w:jc w:val="center"/>
        </w:trPr>
        <w:tc>
          <w:tcPr>
            <w:tcW w:w="4675" w:type="dxa"/>
          </w:tcPr>
          <w:p w14:paraId="65681AB0" w14:textId="48ABDEB7" w:rsidR="009F1F8D" w:rsidRPr="009F1F8D" w:rsidRDefault="009F1F8D" w:rsidP="00C34296">
            <w:pPr>
              <w:rPr>
                <w:b/>
                <w:bCs/>
              </w:rPr>
            </w:pPr>
            <w:r w:rsidRPr="009F1F8D">
              <w:rPr>
                <w:b/>
                <w:bCs/>
              </w:rPr>
              <w:t>When a burst transfer</w:t>
            </w:r>
            <w:r w:rsidRPr="009F1F8D">
              <w:t xml:space="preserve"> is issued, </w:t>
            </w:r>
            <w:r w:rsidRPr="009F1F8D">
              <w:rPr>
                <w:b/>
                <w:bCs/>
              </w:rPr>
              <w:t>HTRANS</w:t>
            </w:r>
            <w:r w:rsidRPr="009F1F8D">
              <w:t xml:space="preserve"> must be </w:t>
            </w:r>
            <w:r w:rsidRPr="009F1F8D">
              <w:rPr>
                <w:b/>
                <w:bCs/>
              </w:rPr>
              <w:t>== SEQ AFTER 1 CYCLE</w:t>
            </w:r>
            <w:r>
              <w:t xml:space="preserve"> (except for INCR burst)</w:t>
            </w:r>
          </w:p>
        </w:tc>
        <w:tc>
          <w:tcPr>
            <w:tcW w:w="4675" w:type="dxa"/>
          </w:tcPr>
          <w:p w14:paraId="65D4C95F" w14:textId="66488B68" w:rsidR="009F1F8D" w:rsidRDefault="009F1F8D" w:rsidP="00C34296">
            <w:pPr>
              <w:rPr>
                <w:b/>
                <w:bCs/>
              </w:rPr>
            </w:pPr>
            <w:commentRangeStart w:id="13"/>
            <w:proofErr w:type="spellStart"/>
            <w:r>
              <w:rPr>
                <w:b/>
                <w:bCs/>
              </w:rPr>
              <w:t>burst_trans_seq_assert</w:t>
            </w:r>
            <w:commentRangeEnd w:id="13"/>
            <w:proofErr w:type="spellEnd"/>
            <w:r>
              <w:rPr>
                <w:rStyle w:val="CommentReference"/>
              </w:rPr>
              <w:commentReference w:id="13"/>
            </w:r>
          </w:p>
        </w:tc>
      </w:tr>
    </w:tbl>
    <w:p w14:paraId="5B7AE8B2" w14:textId="5E2D7921" w:rsidR="0077512A" w:rsidRPr="00730386" w:rsidRDefault="00C34296" w:rsidP="00C34296">
      <w:pPr>
        <w:jc w:val="center"/>
      </w:pPr>
      <w:r>
        <w:br/>
      </w:r>
      <w:proofErr w:type="gramStart"/>
      <w:r w:rsidRPr="00C34296">
        <w:rPr>
          <w:b/>
          <w:bCs/>
          <w:sz w:val="52"/>
          <w:szCs w:val="52"/>
        </w:rPr>
        <w:t>P.S.</w:t>
      </w:r>
      <w:proofErr w:type="gramEnd"/>
      <w:r w:rsidRPr="00C34296">
        <w:rPr>
          <w:b/>
          <w:bCs/>
          <w:sz w:val="52"/>
          <w:szCs w:val="52"/>
        </w:rPr>
        <w:t xml:space="preserve"> </w:t>
      </w:r>
      <w:r>
        <w:rPr>
          <w:b/>
          <w:bCs/>
          <w:color w:val="C00000"/>
          <w:sz w:val="52"/>
          <w:szCs w:val="52"/>
        </w:rPr>
        <w:t>C</w:t>
      </w:r>
      <w:r w:rsidRPr="00C34296">
        <w:rPr>
          <w:b/>
          <w:bCs/>
          <w:color w:val="C00000"/>
          <w:sz w:val="52"/>
          <w:szCs w:val="52"/>
        </w:rPr>
        <w:t>heck the coverage reports</w:t>
      </w:r>
      <w:r w:rsidRPr="00C34296">
        <w:rPr>
          <w:sz w:val="52"/>
          <w:szCs w:val="52"/>
        </w:rPr>
        <w:t>.</w:t>
      </w:r>
    </w:p>
    <w:sectPr w:rsidR="0077512A" w:rsidRPr="00730386" w:rsidSect="00DE1F84">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bdelrahman Yassien" w:date="2024-11-17T11:47:00Z" w:initials="AY">
    <w:p w14:paraId="025E579B" w14:textId="77777777" w:rsidR="005334F1" w:rsidRDefault="000B3AF8" w:rsidP="005334F1">
      <w:pPr>
        <w:pStyle w:val="CommentText"/>
      </w:pPr>
      <w:r>
        <w:rPr>
          <w:rStyle w:val="CommentReference"/>
        </w:rPr>
        <w:annotationRef/>
      </w:r>
      <w:r w:rsidR="005334F1">
        <w:t>@(posedge clk) $fell(HRESETn) |=&gt; ##15 $rose(HRESETn);</w:t>
      </w:r>
    </w:p>
  </w:comment>
  <w:comment w:id="3" w:author="Abdelrahman Yassien" w:date="2024-11-17T11:47:00Z" w:initials="AY">
    <w:p w14:paraId="00375FFF" w14:textId="264F4B21" w:rsidR="000B3AF8" w:rsidRDefault="000B3AF8" w:rsidP="000B3AF8">
      <w:pPr>
        <w:pStyle w:val="CommentText"/>
      </w:pPr>
      <w:r>
        <w:rPr>
          <w:rStyle w:val="CommentReference"/>
        </w:rPr>
        <w:annotationRef/>
      </w:r>
      <w:r>
        <w:t>@(posedge clk)</w:t>
      </w:r>
      <w:r>
        <w:tab/>
        <w:t>~HRESETn |-&gt; HADDR == 0;</w:t>
      </w:r>
    </w:p>
  </w:comment>
  <w:comment w:id="4" w:author="Abdelrahman Yassien" w:date="2024-11-17T11:48:00Z" w:initials="AY">
    <w:p w14:paraId="4DDD5E09" w14:textId="77777777" w:rsidR="000B3AF8" w:rsidRDefault="000B3AF8" w:rsidP="000B3AF8">
      <w:pPr>
        <w:pStyle w:val="CommentText"/>
      </w:pPr>
      <w:r>
        <w:rPr>
          <w:rStyle w:val="CommentReference"/>
        </w:rPr>
        <w:annotationRef/>
      </w:r>
      <w:r>
        <w:t>@(posedge clk) HTRANS  == 0 |=&gt; ##3 (HREADY);</w:t>
      </w:r>
    </w:p>
  </w:comment>
  <w:comment w:id="5" w:author="Abdelrahman Yassien" w:date="2024-11-17T11:48:00Z" w:initials="AY">
    <w:p w14:paraId="7D49A96A" w14:textId="77777777" w:rsidR="000B3AF8" w:rsidRDefault="000B3AF8" w:rsidP="000B3AF8">
      <w:pPr>
        <w:pStyle w:val="CommentText"/>
      </w:pPr>
      <w:r>
        <w:rPr>
          <w:rStyle w:val="CommentReference"/>
        </w:rPr>
        <w:annotationRef/>
      </w:r>
      <w:r>
        <w:t>@(posedge clk)</w:t>
      </w:r>
      <w:r>
        <w:tab/>
        <w:t>HTRANS == 0 |-&gt; (HSIZE ==  0) &amp;&amp; (HBURST == 0) &amp;&amp; (HWRITE == 0);</w:t>
      </w:r>
    </w:p>
  </w:comment>
  <w:comment w:id="6" w:author="Abdelrahman Yassien" w:date="2024-11-17T11:52:00Z" w:initials="AY">
    <w:p w14:paraId="793CD63F" w14:textId="77777777" w:rsidR="009F1F8D" w:rsidRDefault="009F1F8D" w:rsidP="009F1F8D">
      <w:pPr>
        <w:pStyle w:val="CommentText"/>
      </w:pPr>
      <w:r>
        <w:rPr>
          <w:rStyle w:val="CommentReference"/>
        </w:rPr>
        <w:annotationRef/>
      </w:r>
      <w:r>
        <w:t>@(posedge clk) ( ( $rose(HBURST[0]) || $rose(HBURST[1]) || $rose(HBURST[2]) || $fell(HBURST[0]) || $fell(HBURST[1]) || $fell(HBURST[2]) ) &amp;&amp; (HBURST == 3) ) |-&gt; ##4 (HTRANS==0);</w:t>
      </w:r>
    </w:p>
  </w:comment>
  <w:comment w:id="7" w:author="Abdelrahman Yassien" w:date="2024-11-17T11:52:00Z" w:initials="AY">
    <w:p w14:paraId="460A5B0C" w14:textId="77777777" w:rsidR="009F1F8D" w:rsidRDefault="009F1F8D" w:rsidP="009F1F8D">
      <w:pPr>
        <w:pStyle w:val="CommentText"/>
      </w:pPr>
      <w:r>
        <w:rPr>
          <w:rStyle w:val="CommentReference"/>
        </w:rPr>
        <w:annotationRef/>
      </w:r>
      <w:r>
        <w:t>@(posedge clk) ( ( $rose(HBURST[0]) || $rose(HBURST[1]) || $rose(HBURST[2]) || $fell(HBURST[0]) || $fell(HBURST[1]) || $fell(HBURST[2]) ) &amp;&amp; (HBURST == 5) ) |-&gt; ##8 (HTRANS==0);</w:t>
      </w:r>
    </w:p>
  </w:comment>
  <w:comment w:id="8" w:author="Abdelrahman Yassien" w:date="2024-11-17T11:52:00Z" w:initials="AY">
    <w:p w14:paraId="60E26033" w14:textId="77777777" w:rsidR="009F1F8D" w:rsidRDefault="009F1F8D" w:rsidP="009F1F8D">
      <w:pPr>
        <w:pStyle w:val="CommentText"/>
      </w:pPr>
      <w:r>
        <w:rPr>
          <w:rStyle w:val="CommentReference"/>
        </w:rPr>
        <w:annotationRef/>
      </w:r>
      <w:r>
        <w:t>@(posedge clk) ( ( $rose(HBURST[0]) || $rose(HBURST[1]) || $rose(HBURST[2]) || $fell(HBURST[0]) || $fell(HBURST[1]) || $fell(HBURST[2]) ) &amp;&amp; (HBURST == 7) )|-&gt; ##16 (HTRANS==0);</w:t>
      </w:r>
    </w:p>
  </w:comment>
  <w:comment w:id="9" w:author="Abdelrahman Yassien" w:date="2024-11-17T11:52:00Z" w:initials="AY">
    <w:p w14:paraId="455EDFFB" w14:textId="77777777" w:rsidR="009F1F8D" w:rsidRDefault="009F1F8D" w:rsidP="009F1F8D">
      <w:pPr>
        <w:pStyle w:val="CommentText"/>
      </w:pPr>
      <w:r>
        <w:rPr>
          <w:rStyle w:val="CommentReference"/>
        </w:rPr>
        <w:annotationRef/>
      </w:r>
      <w:r>
        <w:t>@(posedge clk) ( ( $rose(HBURST[0]) || $rose(HBURST[1]) || $rose(HBURST[2]) || $fell(HBURST[0]) || $fell(HBURST[1]) || $fell(HBURST[2]) ) &amp;&amp; (HBURST == 2) ) |-&gt; ##4 (HTRANS==0);</w:t>
      </w:r>
    </w:p>
  </w:comment>
  <w:comment w:id="10" w:author="Abdelrahman Yassien" w:date="2024-11-17T11:53:00Z" w:initials="AY">
    <w:p w14:paraId="2EDFF40F" w14:textId="77777777" w:rsidR="009F1F8D" w:rsidRDefault="009F1F8D" w:rsidP="009F1F8D">
      <w:pPr>
        <w:pStyle w:val="CommentText"/>
      </w:pPr>
      <w:r>
        <w:rPr>
          <w:rStyle w:val="CommentReference"/>
        </w:rPr>
        <w:annotationRef/>
      </w:r>
      <w:r>
        <w:t>@(posedge clk) ( ( $rose(HBURST[0]) || $rose(HBURST[1]) || $rose(HBURST[2]) || $fell(HBURST[0]) || $fell(HBURST[1]) || $fell(HBURST[2]) ) &amp;&amp; (HBURST == 4) ) |-&gt; ##8 (HTRANS==0);</w:t>
      </w:r>
    </w:p>
  </w:comment>
  <w:comment w:id="11" w:author="Abdelrahman Yassien" w:date="2024-11-17T11:53:00Z" w:initials="AY">
    <w:p w14:paraId="631DCA7E" w14:textId="77777777" w:rsidR="009F1F8D" w:rsidRDefault="009F1F8D" w:rsidP="009F1F8D">
      <w:pPr>
        <w:pStyle w:val="CommentText"/>
      </w:pPr>
      <w:r>
        <w:rPr>
          <w:rStyle w:val="CommentReference"/>
        </w:rPr>
        <w:annotationRef/>
      </w:r>
      <w:r>
        <w:t>@(posedge clk) ( ( $rose(HBURST[0]) || $rose(HBURST[1]) || $rose(HBURST[2]) || $fell(HBURST[0]) || $fell(HBURST[1]) || $fell(HBURST[2]) ) &amp;&amp; (HBURST == 6) ) |-&gt; ##16 (HTRANS==0);</w:t>
      </w:r>
    </w:p>
  </w:comment>
  <w:comment w:id="12" w:author="Abdelrahman Yassien" w:date="2024-11-17T11:57:00Z" w:initials="AY">
    <w:p w14:paraId="7644C188" w14:textId="77777777" w:rsidR="009F1F8D" w:rsidRDefault="009F1F8D" w:rsidP="009F1F8D">
      <w:pPr>
        <w:pStyle w:val="CommentText"/>
      </w:pPr>
      <w:r>
        <w:rPr>
          <w:rStyle w:val="CommentReference"/>
        </w:rPr>
        <w:annotationRef/>
      </w:r>
      <w:r>
        <w:t>@(posedge clk) ( ( $rose(HBURST[0]) || $rose(HBURST[1]) || $rose(HBURST[2]) || $fell(HBURST[0]) || $fell(HBURST[1]) || $fell(HBURST[2]) ) &amp;&amp; (HBURST != 0) ) |-&gt; ##[0:1] (HTRANS == 2'b10);</w:t>
      </w:r>
    </w:p>
  </w:comment>
  <w:comment w:id="13" w:author="Abdelrahman Yassien" w:date="2024-11-17T11:58:00Z" w:initials="AY">
    <w:p w14:paraId="426CBA11" w14:textId="77777777" w:rsidR="009F1F8D" w:rsidRDefault="009F1F8D" w:rsidP="009F1F8D">
      <w:pPr>
        <w:pStyle w:val="CommentText"/>
      </w:pPr>
      <w:r>
        <w:rPr>
          <w:rStyle w:val="CommentReference"/>
        </w:rPr>
        <w:annotationRef/>
      </w:r>
      <w:r>
        <w:t>@(posedge clk) (HBURST != 0) &amp;&amp; (HBURST != 1) &amp;&amp; (HTRANS == 2'b10) |=&gt; (HTRANS == 2'b11);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5E579B" w15:done="0"/>
  <w15:commentEx w15:paraId="00375FFF" w15:done="0"/>
  <w15:commentEx w15:paraId="4DDD5E09" w15:done="0"/>
  <w15:commentEx w15:paraId="7D49A96A" w15:done="0"/>
  <w15:commentEx w15:paraId="793CD63F" w15:done="0"/>
  <w15:commentEx w15:paraId="460A5B0C" w15:done="0"/>
  <w15:commentEx w15:paraId="60E26033" w15:done="0"/>
  <w15:commentEx w15:paraId="455EDFFB" w15:done="0"/>
  <w15:commentEx w15:paraId="2EDFF40F" w15:done="0"/>
  <w15:commentEx w15:paraId="631DCA7E" w15:done="0"/>
  <w15:commentEx w15:paraId="7644C188" w15:done="0"/>
  <w15:commentEx w15:paraId="426CBA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A90C94A" w16cex:dateUtc="2024-11-17T09:47:00Z"/>
  <w16cex:commentExtensible w16cex:durableId="299AD430" w16cex:dateUtc="2024-11-17T09:47:00Z"/>
  <w16cex:commentExtensible w16cex:durableId="46932EE6" w16cex:dateUtc="2024-11-17T09:48:00Z"/>
  <w16cex:commentExtensible w16cex:durableId="25FB2CC7" w16cex:dateUtc="2024-11-17T09:48:00Z"/>
  <w16cex:commentExtensible w16cex:durableId="40230FB1" w16cex:dateUtc="2024-11-17T09:52:00Z"/>
  <w16cex:commentExtensible w16cex:durableId="65EA0F74" w16cex:dateUtc="2024-11-17T09:52:00Z"/>
  <w16cex:commentExtensible w16cex:durableId="5FC529CD" w16cex:dateUtc="2024-11-17T09:52:00Z"/>
  <w16cex:commentExtensible w16cex:durableId="0114CFB0" w16cex:dateUtc="2024-11-17T09:52:00Z"/>
  <w16cex:commentExtensible w16cex:durableId="7EBFA9B8" w16cex:dateUtc="2024-11-17T09:53:00Z"/>
  <w16cex:commentExtensible w16cex:durableId="35BB4254" w16cex:dateUtc="2024-11-17T09:53:00Z"/>
  <w16cex:commentExtensible w16cex:durableId="174BD264" w16cex:dateUtc="2024-11-17T09:57:00Z"/>
  <w16cex:commentExtensible w16cex:durableId="29F9FA35" w16cex:dateUtc="2024-11-17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5E579B" w16cid:durableId="4A90C94A"/>
  <w16cid:commentId w16cid:paraId="00375FFF" w16cid:durableId="299AD430"/>
  <w16cid:commentId w16cid:paraId="4DDD5E09" w16cid:durableId="46932EE6"/>
  <w16cid:commentId w16cid:paraId="7D49A96A" w16cid:durableId="25FB2CC7"/>
  <w16cid:commentId w16cid:paraId="793CD63F" w16cid:durableId="40230FB1"/>
  <w16cid:commentId w16cid:paraId="460A5B0C" w16cid:durableId="65EA0F74"/>
  <w16cid:commentId w16cid:paraId="60E26033" w16cid:durableId="5FC529CD"/>
  <w16cid:commentId w16cid:paraId="455EDFFB" w16cid:durableId="0114CFB0"/>
  <w16cid:commentId w16cid:paraId="2EDFF40F" w16cid:durableId="7EBFA9B8"/>
  <w16cid:commentId w16cid:paraId="631DCA7E" w16cid:durableId="35BB4254"/>
  <w16cid:commentId w16cid:paraId="7644C188" w16cid:durableId="174BD264"/>
  <w16cid:commentId w16cid:paraId="426CBA11" w16cid:durableId="29F9FA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F83DF" w14:textId="77777777" w:rsidR="00844D01" w:rsidRDefault="00844D01" w:rsidP="008F24FA">
      <w:pPr>
        <w:spacing w:after="0" w:line="240" w:lineRule="auto"/>
      </w:pPr>
      <w:r>
        <w:separator/>
      </w:r>
    </w:p>
  </w:endnote>
  <w:endnote w:type="continuationSeparator" w:id="0">
    <w:p w14:paraId="7612FB41" w14:textId="77777777" w:rsidR="00844D01" w:rsidRDefault="00844D01" w:rsidP="008F24FA">
      <w:pPr>
        <w:spacing w:after="0" w:line="240" w:lineRule="auto"/>
      </w:pPr>
      <w:r>
        <w:continuationSeparator/>
      </w:r>
    </w:p>
  </w:endnote>
  <w:endnote w:type="continuationNotice" w:id="1">
    <w:p w14:paraId="4E628EE1" w14:textId="77777777" w:rsidR="00844D01" w:rsidRDefault="00844D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n-lt">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FEE8C" w14:textId="77777777" w:rsidR="00844D01" w:rsidRDefault="00844D01" w:rsidP="008F24FA">
      <w:pPr>
        <w:spacing w:after="0" w:line="240" w:lineRule="auto"/>
      </w:pPr>
      <w:r>
        <w:separator/>
      </w:r>
    </w:p>
  </w:footnote>
  <w:footnote w:type="continuationSeparator" w:id="0">
    <w:p w14:paraId="2E3D86E3" w14:textId="77777777" w:rsidR="00844D01" w:rsidRDefault="00844D01" w:rsidP="008F24FA">
      <w:pPr>
        <w:spacing w:after="0" w:line="240" w:lineRule="auto"/>
      </w:pPr>
      <w:r>
        <w:continuationSeparator/>
      </w:r>
    </w:p>
  </w:footnote>
  <w:footnote w:type="continuationNotice" w:id="1">
    <w:p w14:paraId="24E7B728" w14:textId="77777777" w:rsidR="00844D01" w:rsidRDefault="00844D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FA496" w14:textId="7636C67B" w:rsidR="008F24FA" w:rsidRDefault="008F24FA">
    <w:pPr>
      <w:spacing w:line="264" w:lineRule="auto"/>
    </w:pPr>
    <w:r>
      <w:rPr>
        <w:noProof/>
        <w:color w:val="000000"/>
      </w:rPr>
      <mc:AlternateContent>
        <mc:Choice Requires="wps">
          <w:drawing>
            <wp:anchor distT="0" distB="0" distL="114300" distR="114300" simplePos="0" relativeHeight="251658240" behindDoc="0" locked="0" layoutInCell="1" allowOverlap="1" wp14:anchorId="47D9FE83" wp14:editId="1105B059">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D1A5BE"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0E2841" w:themeColor="text2"/>
          <w:sz w:val="20"/>
          <w:szCs w:val="20"/>
        </w:rPr>
        <w:alias w:val="Title"/>
        <w:id w:val="15524250"/>
        <w:placeholder>
          <w:docPart w:val="57C396147E6F48028AEBC81D03E6A207"/>
        </w:placeholder>
        <w:dataBinding w:prefixMappings="xmlns:ns0='http://schemas.openxmlformats.org/package/2006/metadata/core-properties' xmlns:ns1='http://purl.org/dc/elements/1.1/'" w:xpath="/ns0:coreProperties[1]/ns1:title[1]" w:storeItemID="{6C3C8BC8-F283-45AE-878A-BAB7291924A1}"/>
        <w:text/>
      </w:sdtPr>
      <w:sdtContent>
        <w:r w:rsidRPr="008F24FA">
          <w:rPr>
            <w:color w:val="0E2841" w:themeColor="text2"/>
            <w:sz w:val="20"/>
            <w:szCs w:val="20"/>
          </w:rPr>
          <w:t>AMBA Advanced high-performance bus lite</w:t>
        </w:r>
      </w:sdtContent>
    </w:sdt>
  </w:p>
  <w:p w14:paraId="397D6F74" w14:textId="77777777" w:rsidR="008F24FA" w:rsidRDefault="008F24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7B491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2614730" o:spid="_x0000_i1025" type="#_x0000_t75" style="width:11.25pt;height:11.25pt;visibility:visible;mso-wrap-style:square">
            <v:imagedata r:id="rId1" o:title=""/>
          </v:shape>
        </w:pict>
      </mc:Choice>
      <mc:Fallback>
        <w:drawing>
          <wp:inline distT="0" distB="0" distL="0" distR="0" wp14:anchorId="4DF49DED" wp14:editId="3C5B7300">
            <wp:extent cx="142875" cy="142875"/>
            <wp:effectExtent l="0" t="0" r="0" b="0"/>
            <wp:docPr id="1182614730" name="Picture 118261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5205E8C"/>
    <w:multiLevelType w:val="hybridMultilevel"/>
    <w:tmpl w:val="1DB049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A7CC2"/>
    <w:multiLevelType w:val="hybridMultilevel"/>
    <w:tmpl w:val="C7628E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93933"/>
    <w:multiLevelType w:val="hybridMultilevel"/>
    <w:tmpl w:val="28F6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05C50"/>
    <w:multiLevelType w:val="hybridMultilevel"/>
    <w:tmpl w:val="B51A51AA"/>
    <w:lvl w:ilvl="0" w:tplc="04090003">
      <w:start w:val="1"/>
      <w:numFmt w:val="bullet"/>
      <w:lvlText w:val="o"/>
      <w:lvlJc w:val="left"/>
      <w:pPr>
        <w:ind w:left="720" w:hanging="360"/>
      </w:pPr>
      <w:rPr>
        <w:rFonts w:ascii="Courier New" w:hAnsi="Courier New" w:cs="Courier New" w:hint="default"/>
        <w:color w:val="0E2841" w:themeColor="text2"/>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A484C"/>
    <w:multiLevelType w:val="hybridMultilevel"/>
    <w:tmpl w:val="92A2B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3476A"/>
    <w:multiLevelType w:val="hybridMultilevel"/>
    <w:tmpl w:val="DD84A9BE"/>
    <w:lvl w:ilvl="0" w:tplc="64A6CF32">
      <w:start w:val="1"/>
      <w:numFmt w:val="decimal"/>
      <w:lvlText w:val="%1)"/>
      <w:lvlJc w:val="left"/>
      <w:pPr>
        <w:ind w:left="720" w:hanging="360"/>
      </w:pPr>
      <w:rPr>
        <w:rFonts w:hint="default"/>
        <w:color w:val="0E2841" w:themeColor="text2"/>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805DA"/>
    <w:multiLevelType w:val="hybridMultilevel"/>
    <w:tmpl w:val="30524AE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CD188C"/>
    <w:multiLevelType w:val="hybridMultilevel"/>
    <w:tmpl w:val="DB641204"/>
    <w:lvl w:ilvl="0" w:tplc="0409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mn-lt" w:hAnsi="+mn-lt" w:hint="default"/>
      </w:rPr>
    </w:lvl>
    <w:lvl w:ilvl="2" w:tplc="FFFFFFFF" w:tentative="1">
      <w:start w:val="1"/>
      <w:numFmt w:val="bullet"/>
      <w:lvlText w:val="•"/>
      <w:lvlJc w:val="left"/>
      <w:pPr>
        <w:tabs>
          <w:tab w:val="num" w:pos="2160"/>
        </w:tabs>
        <w:ind w:left="2160" w:hanging="360"/>
      </w:pPr>
      <w:rPr>
        <w:rFonts w:ascii="+mn-lt" w:hAnsi="+mn-lt" w:hint="default"/>
      </w:rPr>
    </w:lvl>
    <w:lvl w:ilvl="3" w:tplc="FFFFFFFF" w:tentative="1">
      <w:start w:val="1"/>
      <w:numFmt w:val="bullet"/>
      <w:lvlText w:val="•"/>
      <w:lvlJc w:val="left"/>
      <w:pPr>
        <w:tabs>
          <w:tab w:val="num" w:pos="2880"/>
        </w:tabs>
        <w:ind w:left="2880" w:hanging="360"/>
      </w:pPr>
      <w:rPr>
        <w:rFonts w:ascii="+mn-lt" w:hAnsi="+mn-lt" w:hint="default"/>
      </w:rPr>
    </w:lvl>
    <w:lvl w:ilvl="4" w:tplc="FFFFFFFF" w:tentative="1">
      <w:start w:val="1"/>
      <w:numFmt w:val="bullet"/>
      <w:lvlText w:val="•"/>
      <w:lvlJc w:val="left"/>
      <w:pPr>
        <w:tabs>
          <w:tab w:val="num" w:pos="3600"/>
        </w:tabs>
        <w:ind w:left="3600" w:hanging="360"/>
      </w:pPr>
      <w:rPr>
        <w:rFonts w:ascii="+mn-lt" w:hAnsi="+mn-lt" w:hint="default"/>
      </w:rPr>
    </w:lvl>
    <w:lvl w:ilvl="5" w:tplc="FFFFFFFF" w:tentative="1">
      <w:start w:val="1"/>
      <w:numFmt w:val="bullet"/>
      <w:lvlText w:val="•"/>
      <w:lvlJc w:val="left"/>
      <w:pPr>
        <w:tabs>
          <w:tab w:val="num" w:pos="4320"/>
        </w:tabs>
        <w:ind w:left="4320" w:hanging="360"/>
      </w:pPr>
      <w:rPr>
        <w:rFonts w:ascii="+mn-lt" w:hAnsi="+mn-lt" w:hint="default"/>
      </w:rPr>
    </w:lvl>
    <w:lvl w:ilvl="6" w:tplc="FFFFFFFF" w:tentative="1">
      <w:start w:val="1"/>
      <w:numFmt w:val="bullet"/>
      <w:lvlText w:val="•"/>
      <w:lvlJc w:val="left"/>
      <w:pPr>
        <w:tabs>
          <w:tab w:val="num" w:pos="5040"/>
        </w:tabs>
        <w:ind w:left="5040" w:hanging="360"/>
      </w:pPr>
      <w:rPr>
        <w:rFonts w:ascii="+mn-lt" w:hAnsi="+mn-lt" w:hint="default"/>
      </w:rPr>
    </w:lvl>
    <w:lvl w:ilvl="7" w:tplc="FFFFFFFF" w:tentative="1">
      <w:start w:val="1"/>
      <w:numFmt w:val="bullet"/>
      <w:lvlText w:val="•"/>
      <w:lvlJc w:val="left"/>
      <w:pPr>
        <w:tabs>
          <w:tab w:val="num" w:pos="5760"/>
        </w:tabs>
        <w:ind w:left="5760" w:hanging="360"/>
      </w:pPr>
      <w:rPr>
        <w:rFonts w:ascii="+mn-lt" w:hAnsi="+mn-lt" w:hint="default"/>
      </w:rPr>
    </w:lvl>
    <w:lvl w:ilvl="8" w:tplc="FFFFFFFF" w:tentative="1">
      <w:start w:val="1"/>
      <w:numFmt w:val="bullet"/>
      <w:lvlText w:val="•"/>
      <w:lvlJc w:val="left"/>
      <w:pPr>
        <w:tabs>
          <w:tab w:val="num" w:pos="6480"/>
        </w:tabs>
        <w:ind w:left="6480" w:hanging="360"/>
      </w:pPr>
      <w:rPr>
        <w:rFonts w:ascii="+mn-lt" w:hAnsi="+mn-lt" w:hint="default"/>
      </w:rPr>
    </w:lvl>
  </w:abstractNum>
  <w:abstractNum w:abstractNumId="8" w15:restartNumberingAfterBreak="0">
    <w:nsid w:val="20872616"/>
    <w:multiLevelType w:val="hybridMultilevel"/>
    <w:tmpl w:val="EF5EA96E"/>
    <w:lvl w:ilvl="0" w:tplc="64A6CF32">
      <w:start w:val="1"/>
      <w:numFmt w:val="decimal"/>
      <w:lvlText w:val="%1)"/>
      <w:lvlJc w:val="left"/>
      <w:pPr>
        <w:ind w:left="720" w:hanging="360"/>
      </w:pPr>
      <w:rPr>
        <w:rFonts w:hint="default"/>
        <w:color w:val="0E2841" w:themeColor="text2"/>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24AFA"/>
    <w:multiLevelType w:val="hybridMultilevel"/>
    <w:tmpl w:val="16CE1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44BE7"/>
    <w:multiLevelType w:val="hybridMultilevel"/>
    <w:tmpl w:val="4AFE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BD0D9A"/>
    <w:multiLevelType w:val="hybridMultilevel"/>
    <w:tmpl w:val="DCF6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3A06E3"/>
    <w:multiLevelType w:val="multilevel"/>
    <w:tmpl w:val="17BA8F16"/>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0770263"/>
    <w:multiLevelType w:val="hybridMultilevel"/>
    <w:tmpl w:val="8C424118"/>
    <w:lvl w:ilvl="0" w:tplc="B8483688">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B053CE"/>
    <w:multiLevelType w:val="hybridMultilevel"/>
    <w:tmpl w:val="20EC47EE"/>
    <w:lvl w:ilvl="0" w:tplc="04090005">
      <w:start w:val="1"/>
      <w:numFmt w:val="bullet"/>
      <w:lvlText w:val=""/>
      <w:lvlJc w:val="left"/>
      <w:pPr>
        <w:ind w:left="720" w:hanging="360"/>
      </w:pPr>
      <w:rPr>
        <w:rFonts w:ascii="Wingdings" w:hAnsi="Wingdings" w:hint="default"/>
        <w:color w:val="0E2841" w:themeColor="text2"/>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EE57EB"/>
    <w:multiLevelType w:val="hybridMultilevel"/>
    <w:tmpl w:val="3EA0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278D2"/>
    <w:multiLevelType w:val="hybridMultilevel"/>
    <w:tmpl w:val="80720400"/>
    <w:lvl w:ilvl="0" w:tplc="5AC0E9A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A039A"/>
    <w:multiLevelType w:val="hybridMultilevel"/>
    <w:tmpl w:val="B826F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D701EA"/>
    <w:multiLevelType w:val="hybridMultilevel"/>
    <w:tmpl w:val="5A62C522"/>
    <w:lvl w:ilvl="0" w:tplc="49A4770C">
      <w:start w:val="1"/>
      <w:numFmt w:val="bullet"/>
      <w:lvlText w:val="•"/>
      <w:lvlJc w:val="left"/>
      <w:pPr>
        <w:tabs>
          <w:tab w:val="num" w:pos="720"/>
        </w:tabs>
        <w:ind w:left="720" w:hanging="360"/>
      </w:pPr>
      <w:rPr>
        <w:rFonts w:ascii="+mn-lt" w:hAnsi="+mn-lt" w:hint="default"/>
      </w:rPr>
    </w:lvl>
    <w:lvl w:ilvl="1" w:tplc="6B983142" w:tentative="1">
      <w:start w:val="1"/>
      <w:numFmt w:val="bullet"/>
      <w:lvlText w:val="•"/>
      <w:lvlJc w:val="left"/>
      <w:pPr>
        <w:tabs>
          <w:tab w:val="num" w:pos="1440"/>
        </w:tabs>
        <w:ind w:left="1440" w:hanging="360"/>
      </w:pPr>
      <w:rPr>
        <w:rFonts w:ascii="+mn-lt" w:hAnsi="+mn-lt" w:hint="default"/>
      </w:rPr>
    </w:lvl>
    <w:lvl w:ilvl="2" w:tplc="39885EAE" w:tentative="1">
      <w:start w:val="1"/>
      <w:numFmt w:val="bullet"/>
      <w:lvlText w:val="•"/>
      <w:lvlJc w:val="left"/>
      <w:pPr>
        <w:tabs>
          <w:tab w:val="num" w:pos="2160"/>
        </w:tabs>
        <w:ind w:left="2160" w:hanging="360"/>
      </w:pPr>
      <w:rPr>
        <w:rFonts w:ascii="+mn-lt" w:hAnsi="+mn-lt" w:hint="default"/>
      </w:rPr>
    </w:lvl>
    <w:lvl w:ilvl="3" w:tplc="C9682AB8" w:tentative="1">
      <w:start w:val="1"/>
      <w:numFmt w:val="bullet"/>
      <w:lvlText w:val="•"/>
      <w:lvlJc w:val="left"/>
      <w:pPr>
        <w:tabs>
          <w:tab w:val="num" w:pos="2880"/>
        </w:tabs>
        <w:ind w:left="2880" w:hanging="360"/>
      </w:pPr>
      <w:rPr>
        <w:rFonts w:ascii="+mn-lt" w:hAnsi="+mn-lt" w:hint="default"/>
      </w:rPr>
    </w:lvl>
    <w:lvl w:ilvl="4" w:tplc="211CA9DC" w:tentative="1">
      <w:start w:val="1"/>
      <w:numFmt w:val="bullet"/>
      <w:lvlText w:val="•"/>
      <w:lvlJc w:val="left"/>
      <w:pPr>
        <w:tabs>
          <w:tab w:val="num" w:pos="3600"/>
        </w:tabs>
        <w:ind w:left="3600" w:hanging="360"/>
      </w:pPr>
      <w:rPr>
        <w:rFonts w:ascii="+mn-lt" w:hAnsi="+mn-lt" w:hint="default"/>
      </w:rPr>
    </w:lvl>
    <w:lvl w:ilvl="5" w:tplc="E348C762" w:tentative="1">
      <w:start w:val="1"/>
      <w:numFmt w:val="bullet"/>
      <w:lvlText w:val="•"/>
      <w:lvlJc w:val="left"/>
      <w:pPr>
        <w:tabs>
          <w:tab w:val="num" w:pos="4320"/>
        </w:tabs>
        <w:ind w:left="4320" w:hanging="360"/>
      </w:pPr>
      <w:rPr>
        <w:rFonts w:ascii="+mn-lt" w:hAnsi="+mn-lt" w:hint="default"/>
      </w:rPr>
    </w:lvl>
    <w:lvl w:ilvl="6" w:tplc="802442EE" w:tentative="1">
      <w:start w:val="1"/>
      <w:numFmt w:val="bullet"/>
      <w:lvlText w:val="•"/>
      <w:lvlJc w:val="left"/>
      <w:pPr>
        <w:tabs>
          <w:tab w:val="num" w:pos="5040"/>
        </w:tabs>
        <w:ind w:left="5040" w:hanging="360"/>
      </w:pPr>
      <w:rPr>
        <w:rFonts w:ascii="+mn-lt" w:hAnsi="+mn-lt" w:hint="default"/>
      </w:rPr>
    </w:lvl>
    <w:lvl w:ilvl="7" w:tplc="17CC6FA0" w:tentative="1">
      <w:start w:val="1"/>
      <w:numFmt w:val="bullet"/>
      <w:lvlText w:val="•"/>
      <w:lvlJc w:val="left"/>
      <w:pPr>
        <w:tabs>
          <w:tab w:val="num" w:pos="5760"/>
        </w:tabs>
        <w:ind w:left="5760" w:hanging="360"/>
      </w:pPr>
      <w:rPr>
        <w:rFonts w:ascii="+mn-lt" w:hAnsi="+mn-lt" w:hint="default"/>
      </w:rPr>
    </w:lvl>
    <w:lvl w:ilvl="8" w:tplc="E660B0D8" w:tentative="1">
      <w:start w:val="1"/>
      <w:numFmt w:val="bullet"/>
      <w:lvlText w:val="•"/>
      <w:lvlJc w:val="left"/>
      <w:pPr>
        <w:tabs>
          <w:tab w:val="num" w:pos="6480"/>
        </w:tabs>
        <w:ind w:left="6480" w:hanging="360"/>
      </w:pPr>
      <w:rPr>
        <w:rFonts w:ascii="+mn-lt" w:hAnsi="+mn-lt" w:hint="default"/>
      </w:rPr>
    </w:lvl>
  </w:abstractNum>
  <w:abstractNum w:abstractNumId="19" w15:restartNumberingAfterBreak="0">
    <w:nsid w:val="3738273B"/>
    <w:multiLevelType w:val="multilevel"/>
    <w:tmpl w:val="0FE88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74F1470"/>
    <w:multiLevelType w:val="hybridMultilevel"/>
    <w:tmpl w:val="5B6CD4F8"/>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77D6E8F"/>
    <w:multiLevelType w:val="hybridMultilevel"/>
    <w:tmpl w:val="51DCFD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66266"/>
    <w:multiLevelType w:val="hybridMultilevel"/>
    <w:tmpl w:val="6FEE7E30"/>
    <w:lvl w:ilvl="0" w:tplc="5788690C">
      <w:start w:val="1"/>
      <w:numFmt w:val="decimal"/>
      <w:lvlText w:val="%1."/>
      <w:lvlJc w:val="lef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93718A"/>
    <w:multiLevelType w:val="hybridMultilevel"/>
    <w:tmpl w:val="F3FCA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A552EB"/>
    <w:multiLevelType w:val="hybridMultilevel"/>
    <w:tmpl w:val="9B5A558A"/>
    <w:lvl w:ilvl="0" w:tplc="23446EA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B3B65"/>
    <w:multiLevelType w:val="hybridMultilevel"/>
    <w:tmpl w:val="AA32E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1537A"/>
    <w:multiLevelType w:val="hybridMultilevel"/>
    <w:tmpl w:val="690EDE6A"/>
    <w:lvl w:ilvl="0" w:tplc="04090005">
      <w:start w:val="1"/>
      <w:numFmt w:val="bullet"/>
      <w:lvlText w:val=""/>
      <w:lvlJc w:val="left"/>
      <w:pPr>
        <w:ind w:left="720" w:hanging="360"/>
      </w:pPr>
      <w:rPr>
        <w:rFonts w:ascii="Wingdings" w:hAnsi="Wingdings" w:hint="default"/>
        <w:color w:val="0E2841" w:themeColor="text2"/>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E82AD6"/>
    <w:multiLevelType w:val="hybridMultilevel"/>
    <w:tmpl w:val="361898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36C0A"/>
    <w:multiLevelType w:val="hybridMultilevel"/>
    <w:tmpl w:val="232002C2"/>
    <w:lvl w:ilvl="0" w:tplc="0DC0F482">
      <w:start w:val="1"/>
      <w:numFmt w:val="bullet"/>
      <w:lvlText w:val="•"/>
      <w:lvlJc w:val="left"/>
      <w:pPr>
        <w:tabs>
          <w:tab w:val="num" w:pos="720"/>
        </w:tabs>
        <w:ind w:left="720" w:hanging="360"/>
      </w:pPr>
      <w:rPr>
        <w:rFonts w:ascii="+mn-lt" w:hAnsi="+mn-lt" w:hint="default"/>
      </w:rPr>
    </w:lvl>
    <w:lvl w:ilvl="1" w:tplc="D2906EFE" w:tentative="1">
      <w:start w:val="1"/>
      <w:numFmt w:val="bullet"/>
      <w:lvlText w:val="•"/>
      <w:lvlJc w:val="left"/>
      <w:pPr>
        <w:tabs>
          <w:tab w:val="num" w:pos="1440"/>
        </w:tabs>
        <w:ind w:left="1440" w:hanging="360"/>
      </w:pPr>
      <w:rPr>
        <w:rFonts w:ascii="+mn-lt" w:hAnsi="+mn-lt" w:hint="default"/>
      </w:rPr>
    </w:lvl>
    <w:lvl w:ilvl="2" w:tplc="672EA91E" w:tentative="1">
      <w:start w:val="1"/>
      <w:numFmt w:val="bullet"/>
      <w:lvlText w:val="•"/>
      <w:lvlJc w:val="left"/>
      <w:pPr>
        <w:tabs>
          <w:tab w:val="num" w:pos="2160"/>
        </w:tabs>
        <w:ind w:left="2160" w:hanging="360"/>
      </w:pPr>
      <w:rPr>
        <w:rFonts w:ascii="+mn-lt" w:hAnsi="+mn-lt" w:hint="default"/>
      </w:rPr>
    </w:lvl>
    <w:lvl w:ilvl="3" w:tplc="50E0F2C0" w:tentative="1">
      <w:start w:val="1"/>
      <w:numFmt w:val="bullet"/>
      <w:lvlText w:val="•"/>
      <w:lvlJc w:val="left"/>
      <w:pPr>
        <w:tabs>
          <w:tab w:val="num" w:pos="2880"/>
        </w:tabs>
        <w:ind w:left="2880" w:hanging="360"/>
      </w:pPr>
      <w:rPr>
        <w:rFonts w:ascii="+mn-lt" w:hAnsi="+mn-lt" w:hint="default"/>
      </w:rPr>
    </w:lvl>
    <w:lvl w:ilvl="4" w:tplc="3146CAAC" w:tentative="1">
      <w:start w:val="1"/>
      <w:numFmt w:val="bullet"/>
      <w:lvlText w:val="•"/>
      <w:lvlJc w:val="left"/>
      <w:pPr>
        <w:tabs>
          <w:tab w:val="num" w:pos="3600"/>
        </w:tabs>
        <w:ind w:left="3600" w:hanging="360"/>
      </w:pPr>
      <w:rPr>
        <w:rFonts w:ascii="+mn-lt" w:hAnsi="+mn-lt" w:hint="default"/>
      </w:rPr>
    </w:lvl>
    <w:lvl w:ilvl="5" w:tplc="C336A392" w:tentative="1">
      <w:start w:val="1"/>
      <w:numFmt w:val="bullet"/>
      <w:lvlText w:val="•"/>
      <w:lvlJc w:val="left"/>
      <w:pPr>
        <w:tabs>
          <w:tab w:val="num" w:pos="4320"/>
        </w:tabs>
        <w:ind w:left="4320" w:hanging="360"/>
      </w:pPr>
      <w:rPr>
        <w:rFonts w:ascii="+mn-lt" w:hAnsi="+mn-lt" w:hint="default"/>
      </w:rPr>
    </w:lvl>
    <w:lvl w:ilvl="6" w:tplc="C628A348" w:tentative="1">
      <w:start w:val="1"/>
      <w:numFmt w:val="bullet"/>
      <w:lvlText w:val="•"/>
      <w:lvlJc w:val="left"/>
      <w:pPr>
        <w:tabs>
          <w:tab w:val="num" w:pos="5040"/>
        </w:tabs>
        <w:ind w:left="5040" w:hanging="360"/>
      </w:pPr>
      <w:rPr>
        <w:rFonts w:ascii="+mn-lt" w:hAnsi="+mn-lt" w:hint="default"/>
      </w:rPr>
    </w:lvl>
    <w:lvl w:ilvl="7" w:tplc="9F1C698C" w:tentative="1">
      <w:start w:val="1"/>
      <w:numFmt w:val="bullet"/>
      <w:lvlText w:val="•"/>
      <w:lvlJc w:val="left"/>
      <w:pPr>
        <w:tabs>
          <w:tab w:val="num" w:pos="5760"/>
        </w:tabs>
        <w:ind w:left="5760" w:hanging="360"/>
      </w:pPr>
      <w:rPr>
        <w:rFonts w:ascii="+mn-lt" w:hAnsi="+mn-lt" w:hint="default"/>
      </w:rPr>
    </w:lvl>
    <w:lvl w:ilvl="8" w:tplc="8A38F82A" w:tentative="1">
      <w:start w:val="1"/>
      <w:numFmt w:val="bullet"/>
      <w:lvlText w:val="•"/>
      <w:lvlJc w:val="left"/>
      <w:pPr>
        <w:tabs>
          <w:tab w:val="num" w:pos="6480"/>
        </w:tabs>
        <w:ind w:left="6480" w:hanging="360"/>
      </w:pPr>
      <w:rPr>
        <w:rFonts w:ascii="+mn-lt" w:hAnsi="+mn-lt" w:hint="default"/>
      </w:rPr>
    </w:lvl>
  </w:abstractNum>
  <w:abstractNum w:abstractNumId="29" w15:restartNumberingAfterBreak="0">
    <w:nsid w:val="59C763E7"/>
    <w:multiLevelType w:val="hybridMultilevel"/>
    <w:tmpl w:val="E586F5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2F3E86"/>
    <w:multiLevelType w:val="multilevel"/>
    <w:tmpl w:val="46D2486C"/>
    <w:lvl w:ilvl="0">
      <w:start w:val="1"/>
      <w:numFmt w:val="bullet"/>
      <w:lvlText w:val="•"/>
      <w:lvlJc w:val="left"/>
      <w:pPr>
        <w:ind w:left="360" w:hanging="360"/>
      </w:pPr>
      <w:rPr>
        <w:rFonts w:ascii="+mn-lt" w:hAnsi="+mn-lt"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0306460"/>
    <w:multiLevelType w:val="hybridMultilevel"/>
    <w:tmpl w:val="EAFED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6C2F7E"/>
    <w:multiLevelType w:val="hybridMultilevel"/>
    <w:tmpl w:val="707E148C"/>
    <w:lvl w:ilvl="0" w:tplc="D14C0A18">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D393B"/>
    <w:multiLevelType w:val="hybridMultilevel"/>
    <w:tmpl w:val="9D5672C0"/>
    <w:lvl w:ilvl="0" w:tplc="D14C0A18">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1176F9"/>
    <w:multiLevelType w:val="hybridMultilevel"/>
    <w:tmpl w:val="0514139E"/>
    <w:lvl w:ilvl="0" w:tplc="0409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mn-lt" w:hAnsi="+mn-lt" w:hint="default"/>
      </w:rPr>
    </w:lvl>
    <w:lvl w:ilvl="2" w:tplc="FFFFFFFF" w:tentative="1">
      <w:start w:val="1"/>
      <w:numFmt w:val="bullet"/>
      <w:lvlText w:val="•"/>
      <w:lvlJc w:val="left"/>
      <w:pPr>
        <w:tabs>
          <w:tab w:val="num" w:pos="2160"/>
        </w:tabs>
        <w:ind w:left="2160" w:hanging="360"/>
      </w:pPr>
      <w:rPr>
        <w:rFonts w:ascii="+mn-lt" w:hAnsi="+mn-lt" w:hint="default"/>
      </w:rPr>
    </w:lvl>
    <w:lvl w:ilvl="3" w:tplc="FFFFFFFF" w:tentative="1">
      <w:start w:val="1"/>
      <w:numFmt w:val="bullet"/>
      <w:lvlText w:val="•"/>
      <w:lvlJc w:val="left"/>
      <w:pPr>
        <w:tabs>
          <w:tab w:val="num" w:pos="2880"/>
        </w:tabs>
        <w:ind w:left="2880" w:hanging="360"/>
      </w:pPr>
      <w:rPr>
        <w:rFonts w:ascii="+mn-lt" w:hAnsi="+mn-lt" w:hint="default"/>
      </w:rPr>
    </w:lvl>
    <w:lvl w:ilvl="4" w:tplc="FFFFFFFF" w:tentative="1">
      <w:start w:val="1"/>
      <w:numFmt w:val="bullet"/>
      <w:lvlText w:val="•"/>
      <w:lvlJc w:val="left"/>
      <w:pPr>
        <w:tabs>
          <w:tab w:val="num" w:pos="3600"/>
        </w:tabs>
        <w:ind w:left="3600" w:hanging="360"/>
      </w:pPr>
      <w:rPr>
        <w:rFonts w:ascii="+mn-lt" w:hAnsi="+mn-lt" w:hint="default"/>
      </w:rPr>
    </w:lvl>
    <w:lvl w:ilvl="5" w:tplc="FFFFFFFF" w:tentative="1">
      <w:start w:val="1"/>
      <w:numFmt w:val="bullet"/>
      <w:lvlText w:val="•"/>
      <w:lvlJc w:val="left"/>
      <w:pPr>
        <w:tabs>
          <w:tab w:val="num" w:pos="4320"/>
        </w:tabs>
        <w:ind w:left="4320" w:hanging="360"/>
      </w:pPr>
      <w:rPr>
        <w:rFonts w:ascii="+mn-lt" w:hAnsi="+mn-lt" w:hint="default"/>
      </w:rPr>
    </w:lvl>
    <w:lvl w:ilvl="6" w:tplc="FFFFFFFF" w:tentative="1">
      <w:start w:val="1"/>
      <w:numFmt w:val="bullet"/>
      <w:lvlText w:val="•"/>
      <w:lvlJc w:val="left"/>
      <w:pPr>
        <w:tabs>
          <w:tab w:val="num" w:pos="5040"/>
        </w:tabs>
        <w:ind w:left="5040" w:hanging="360"/>
      </w:pPr>
      <w:rPr>
        <w:rFonts w:ascii="+mn-lt" w:hAnsi="+mn-lt" w:hint="default"/>
      </w:rPr>
    </w:lvl>
    <w:lvl w:ilvl="7" w:tplc="FFFFFFFF" w:tentative="1">
      <w:start w:val="1"/>
      <w:numFmt w:val="bullet"/>
      <w:lvlText w:val="•"/>
      <w:lvlJc w:val="left"/>
      <w:pPr>
        <w:tabs>
          <w:tab w:val="num" w:pos="5760"/>
        </w:tabs>
        <w:ind w:left="5760" w:hanging="360"/>
      </w:pPr>
      <w:rPr>
        <w:rFonts w:ascii="+mn-lt" w:hAnsi="+mn-lt" w:hint="default"/>
      </w:rPr>
    </w:lvl>
    <w:lvl w:ilvl="8" w:tplc="FFFFFFFF" w:tentative="1">
      <w:start w:val="1"/>
      <w:numFmt w:val="bullet"/>
      <w:lvlText w:val="•"/>
      <w:lvlJc w:val="left"/>
      <w:pPr>
        <w:tabs>
          <w:tab w:val="num" w:pos="6480"/>
        </w:tabs>
        <w:ind w:left="6480" w:hanging="360"/>
      </w:pPr>
      <w:rPr>
        <w:rFonts w:ascii="+mn-lt" w:hAnsi="+mn-lt" w:hint="default"/>
      </w:rPr>
    </w:lvl>
  </w:abstractNum>
  <w:abstractNum w:abstractNumId="35" w15:restartNumberingAfterBreak="0">
    <w:nsid w:val="679E692D"/>
    <w:multiLevelType w:val="hybridMultilevel"/>
    <w:tmpl w:val="4C20E9E4"/>
    <w:lvl w:ilvl="0" w:tplc="7CD45A56">
      <w:start w:val="1"/>
      <w:numFmt w:val="decimal"/>
      <w:lvlText w:val="%1."/>
      <w:lvlJc w:val="left"/>
      <w:pPr>
        <w:ind w:left="644" w:hanging="360"/>
      </w:pPr>
      <w:rPr>
        <w:rFonts w:asciiTheme="minorHAnsi" w:eastAsiaTheme="minorHAnsi" w:hAnsiTheme="minorHAnsi" w:cstheme="minorBidi"/>
        <w:color w:val="000000" w:themeColor="text1"/>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68F14323"/>
    <w:multiLevelType w:val="hybridMultilevel"/>
    <w:tmpl w:val="AFFC047E"/>
    <w:lvl w:ilvl="0" w:tplc="880E03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1528FD"/>
    <w:multiLevelType w:val="hybridMultilevel"/>
    <w:tmpl w:val="39503E3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09E1D1E"/>
    <w:multiLevelType w:val="hybridMultilevel"/>
    <w:tmpl w:val="776A935E"/>
    <w:lvl w:ilvl="0" w:tplc="2BB63C3A">
      <w:start w:val="1"/>
      <w:numFmt w:val="bullet"/>
      <w:lvlText w:val="•"/>
      <w:lvlJc w:val="left"/>
      <w:pPr>
        <w:tabs>
          <w:tab w:val="num" w:pos="720"/>
        </w:tabs>
        <w:ind w:left="720" w:hanging="360"/>
      </w:pPr>
      <w:rPr>
        <w:rFonts w:ascii="+mn-lt" w:hAnsi="+mn-lt" w:hint="default"/>
      </w:rPr>
    </w:lvl>
    <w:lvl w:ilvl="1" w:tplc="C63C6CFC" w:tentative="1">
      <w:start w:val="1"/>
      <w:numFmt w:val="bullet"/>
      <w:lvlText w:val="•"/>
      <w:lvlJc w:val="left"/>
      <w:pPr>
        <w:tabs>
          <w:tab w:val="num" w:pos="1440"/>
        </w:tabs>
        <w:ind w:left="1440" w:hanging="360"/>
      </w:pPr>
      <w:rPr>
        <w:rFonts w:ascii="+mn-lt" w:hAnsi="+mn-lt" w:hint="default"/>
      </w:rPr>
    </w:lvl>
    <w:lvl w:ilvl="2" w:tplc="6ED08A5C" w:tentative="1">
      <w:start w:val="1"/>
      <w:numFmt w:val="bullet"/>
      <w:lvlText w:val="•"/>
      <w:lvlJc w:val="left"/>
      <w:pPr>
        <w:tabs>
          <w:tab w:val="num" w:pos="2160"/>
        </w:tabs>
        <w:ind w:left="2160" w:hanging="360"/>
      </w:pPr>
      <w:rPr>
        <w:rFonts w:ascii="+mn-lt" w:hAnsi="+mn-lt" w:hint="default"/>
      </w:rPr>
    </w:lvl>
    <w:lvl w:ilvl="3" w:tplc="8A36B4B2" w:tentative="1">
      <w:start w:val="1"/>
      <w:numFmt w:val="bullet"/>
      <w:lvlText w:val="•"/>
      <w:lvlJc w:val="left"/>
      <w:pPr>
        <w:tabs>
          <w:tab w:val="num" w:pos="2880"/>
        </w:tabs>
        <w:ind w:left="2880" w:hanging="360"/>
      </w:pPr>
      <w:rPr>
        <w:rFonts w:ascii="+mn-lt" w:hAnsi="+mn-lt" w:hint="default"/>
      </w:rPr>
    </w:lvl>
    <w:lvl w:ilvl="4" w:tplc="B7D4F34A" w:tentative="1">
      <w:start w:val="1"/>
      <w:numFmt w:val="bullet"/>
      <w:lvlText w:val="•"/>
      <w:lvlJc w:val="left"/>
      <w:pPr>
        <w:tabs>
          <w:tab w:val="num" w:pos="3600"/>
        </w:tabs>
        <w:ind w:left="3600" w:hanging="360"/>
      </w:pPr>
      <w:rPr>
        <w:rFonts w:ascii="+mn-lt" w:hAnsi="+mn-lt" w:hint="default"/>
      </w:rPr>
    </w:lvl>
    <w:lvl w:ilvl="5" w:tplc="15D87C1E" w:tentative="1">
      <w:start w:val="1"/>
      <w:numFmt w:val="bullet"/>
      <w:lvlText w:val="•"/>
      <w:lvlJc w:val="left"/>
      <w:pPr>
        <w:tabs>
          <w:tab w:val="num" w:pos="4320"/>
        </w:tabs>
        <w:ind w:left="4320" w:hanging="360"/>
      </w:pPr>
      <w:rPr>
        <w:rFonts w:ascii="+mn-lt" w:hAnsi="+mn-lt" w:hint="default"/>
      </w:rPr>
    </w:lvl>
    <w:lvl w:ilvl="6" w:tplc="FCFCE782" w:tentative="1">
      <w:start w:val="1"/>
      <w:numFmt w:val="bullet"/>
      <w:lvlText w:val="•"/>
      <w:lvlJc w:val="left"/>
      <w:pPr>
        <w:tabs>
          <w:tab w:val="num" w:pos="5040"/>
        </w:tabs>
        <w:ind w:left="5040" w:hanging="360"/>
      </w:pPr>
      <w:rPr>
        <w:rFonts w:ascii="+mn-lt" w:hAnsi="+mn-lt" w:hint="default"/>
      </w:rPr>
    </w:lvl>
    <w:lvl w:ilvl="7" w:tplc="16A4F16E" w:tentative="1">
      <w:start w:val="1"/>
      <w:numFmt w:val="bullet"/>
      <w:lvlText w:val="•"/>
      <w:lvlJc w:val="left"/>
      <w:pPr>
        <w:tabs>
          <w:tab w:val="num" w:pos="5760"/>
        </w:tabs>
        <w:ind w:left="5760" w:hanging="360"/>
      </w:pPr>
      <w:rPr>
        <w:rFonts w:ascii="+mn-lt" w:hAnsi="+mn-lt" w:hint="default"/>
      </w:rPr>
    </w:lvl>
    <w:lvl w:ilvl="8" w:tplc="B17670E8" w:tentative="1">
      <w:start w:val="1"/>
      <w:numFmt w:val="bullet"/>
      <w:lvlText w:val="•"/>
      <w:lvlJc w:val="left"/>
      <w:pPr>
        <w:tabs>
          <w:tab w:val="num" w:pos="6480"/>
        </w:tabs>
        <w:ind w:left="6480" w:hanging="360"/>
      </w:pPr>
      <w:rPr>
        <w:rFonts w:ascii="+mn-lt" w:hAnsi="+mn-lt" w:hint="default"/>
      </w:rPr>
    </w:lvl>
  </w:abstractNum>
  <w:abstractNum w:abstractNumId="39" w15:restartNumberingAfterBreak="0">
    <w:nsid w:val="757B4ABA"/>
    <w:multiLevelType w:val="hybridMultilevel"/>
    <w:tmpl w:val="2F8A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915B98"/>
    <w:multiLevelType w:val="hybridMultilevel"/>
    <w:tmpl w:val="33943C08"/>
    <w:lvl w:ilvl="0" w:tplc="0409000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B940A4"/>
    <w:multiLevelType w:val="hybridMultilevel"/>
    <w:tmpl w:val="3EE64F5A"/>
    <w:lvl w:ilvl="0" w:tplc="B84836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0243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8F815E8"/>
    <w:multiLevelType w:val="multilevel"/>
    <w:tmpl w:val="15969D2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AAF682E"/>
    <w:multiLevelType w:val="hybridMultilevel"/>
    <w:tmpl w:val="0488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61D1F"/>
    <w:multiLevelType w:val="hybridMultilevel"/>
    <w:tmpl w:val="A6BC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711199">
    <w:abstractNumId w:val="25"/>
  </w:num>
  <w:num w:numId="2" w16cid:durableId="29301501">
    <w:abstractNumId w:val="2"/>
  </w:num>
  <w:num w:numId="3" w16cid:durableId="395130966">
    <w:abstractNumId w:val="33"/>
  </w:num>
  <w:num w:numId="4" w16cid:durableId="2062823269">
    <w:abstractNumId w:val="32"/>
  </w:num>
  <w:num w:numId="5" w16cid:durableId="680427268">
    <w:abstractNumId w:val="6"/>
  </w:num>
  <w:num w:numId="6" w16cid:durableId="1563060011">
    <w:abstractNumId w:val="21"/>
  </w:num>
  <w:num w:numId="7" w16cid:durableId="1238973687">
    <w:abstractNumId w:val="1"/>
  </w:num>
  <w:num w:numId="8" w16cid:durableId="125243485">
    <w:abstractNumId w:val="0"/>
  </w:num>
  <w:num w:numId="9" w16cid:durableId="1104110080">
    <w:abstractNumId w:val="22"/>
  </w:num>
  <w:num w:numId="10" w16cid:durableId="1446002166">
    <w:abstractNumId w:val="24"/>
  </w:num>
  <w:num w:numId="11" w16cid:durableId="2061056458">
    <w:abstractNumId w:val="11"/>
  </w:num>
  <w:num w:numId="12" w16cid:durableId="321667435">
    <w:abstractNumId w:val="41"/>
  </w:num>
  <w:num w:numId="13" w16cid:durableId="1744061836">
    <w:abstractNumId w:val="36"/>
  </w:num>
  <w:num w:numId="14" w16cid:durableId="74131048">
    <w:abstractNumId w:val="13"/>
  </w:num>
  <w:num w:numId="15" w16cid:durableId="328799503">
    <w:abstractNumId w:val="8"/>
  </w:num>
  <w:num w:numId="16" w16cid:durableId="2142503644">
    <w:abstractNumId w:val="31"/>
  </w:num>
  <w:num w:numId="17" w16cid:durableId="115415064">
    <w:abstractNumId w:val="5"/>
  </w:num>
  <w:num w:numId="18" w16cid:durableId="814562980">
    <w:abstractNumId w:val="3"/>
  </w:num>
  <w:num w:numId="19" w16cid:durableId="1087507653">
    <w:abstractNumId w:val="14"/>
  </w:num>
  <w:num w:numId="20" w16cid:durableId="896089273">
    <w:abstractNumId w:val="16"/>
  </w:num>
  <w:num w:numId="21" w16cid:durableId="1852376942">
    <w:abstractNumId w:val="4"/>
  </w:num>
  <w:num w:numId="22" w16cid:durableId="1863593451">
    <w:abstractNumId w:val="35"/>
  </w:num>
  <w:num w:numId="23" w16cid:durableId="1231815083">
    <w:abstractNumId w:val="9"/>
  </w:num>
  <w:num w:numId="24" w16cid:durableId="293098305">
    <w:abstractNumId w:val="23"/>
  </w:num>
  <w:num w:numId="25" w16cid:durableId="515310342">
    <w:abstractNumId w:val="40"/>
  </w:num>
  <w:num w:numId="26" w16cid:durableId="1872373384">
    <w:abstractNumId w:val="44"/>
  </w:num>
  <w:num w:numId="27" w16cid:durableId="2016109801">
    <w:abstractNumId w:val="18"/>
  </w:num>
  <w:num w:numId="28" w16cid:durableId="401413564">
    <w:abstractNumId w:val="28"/>
  </w:num>
  <w:num w:numId="29" w16cid:durableId="1798135542">
    <w:abstractNumId w:val="38"/>
  </w:num>
  <w:num w:numId="30" w16cid:durableId="1820344189">
    <w:abstractNumId w:val="7"/>
  </w:num>
  <w:num w:numId="31" w16cid:durableId="179584987">
    <w:abstractNumId w:val="34"/>
  </w:num>
  <w:num w:numId="32" w16cid:durableId="1062945946">
    <w:abstractNumId w:val="42"/>
  </w:num>
  <w:num w:numId="33" w16cid:durableId="1415081454">
    <w:abstractNumId w:val="12"/>
  </w:num>
  <w:num w:numId="34" w16cid:durableId="1758361515">
    <w:abstractNumId w:val="30"/>
  </w:num>
  <w:num w:numId="35" w16cid:durableId="491407671">
    <w:abstractNumId w:val="43"/>
  </w:num>
  <w:num w:numId="36" w16cid:durableId="1162618515">
    <w:abstractNumId w:val="19"/>
  </w:num>
  <w:num w:numId="37" w16cid:durableId="124616320">
    <w:abstractNumId w:val="26"/>
  </w:num>
  <w:num w:numId="38" w16cid:durableId="1807699822">
    <w:abstractNumId w:val="45"/>
  </w:num>
  <w:num w:numId="39" w16cid:durableId="1896156591">
    <w:abstractNumId w:val="10"/>
  </w:num>
  <w:num w:numId="40" w16cid:durableId="539391945">
    <w:abstractNumId w:val="37"/>
  </w:num>
  <w:num w:numId="41" w16cid:durableId="471412715">
    <w:abstractNumId w:val="39"/>
  </w:num>
  <w:num w:numId="42" w16cid:durableId="1063793828">
    <w:abstractNumId w:val="20"/>
  </w:num>
  <w:num w:numId="43" w16cid:durableId="1864590451">
    <w:abstractNumId w:val="27"/>
  </w:num>
  <w:num w:numId="44" w16cid:durableId="1332178319">
    <w:abstractNumId w:val="29"/>
  </w:num>
  <w:num w:numId="45" w16cid:durableId="1533806349">
    <w:abstractNumId w:val="15"/>
  </w:num>
  <w:num w:numId="46" w16cid:durableId="131321790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bdelrahman Yassien">
    <w15:presenceInfo w15:providerId="Windows Live" w15:userId="bcc9faad94c9c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21"/>
    <w:rsid w:val="00013D7E"/>
    <w:rsid w:val="00015D3B"/>
    <w:rsid w:val="000419A5"/>
    <w:rsid w:val="00053060"/>
    <w:rsid w:val="0005628C"/>
    <w:rsid w:val="00070243"/>
    <w:rsid w:val="00084D38"/>
    <w:rsid w:val="000A33FD"/>
    <w:rsid w:val="000B1085"/>
    <w:rsid w:val="000B3AF8"/>
    <w:rsid w:val="000B5AF9"/>
    <w:rsid w:val="000D010A"/>
    <w:rsid w:val="000D0626"/>
    <w:rsid w:val="000E78B5"/>
    <w:rsid w:val="001056A6"/>
    <w:rsid w:val="001153BF"/>
    <w:rsid w:val="00137827"/>
    <w:rsid w:val="00140AB4"/>
    <w:rsid w:val="00144F3E"/>
    <w:rsid w:val="00147B56"/>
    <w:rsid w:val="001609E9"/>
    <w:rsid w:val="001612B3"/>
    <w:rsid w:val="00171D9A"/>
    <w:rsid w:val="00175AA8"/>
    <w:rsid w:val="00176A17"/>
    <w:rsid w:val="00195D2D"/>
    <w:rsid w:val="001B0A96"/>
    <w:rsid w:val="001B41FD"/>
    <w:rsid w:val="001B488E"/>
    <w:rsid w:val="001C5760"/>
    <w:rsid w:val="001C6BF8"/>
    <w:rsid w:val="001E521A"/>
    <w:rsid w:val="00202322"/>
    <w:rsid w:val="0022146E"/>
    <w:rsid w:val="0022673D"/>
    <w:rsid w:val="0022775F"/>
    <w:rsid w:val="0023185F"/>
    <w:rsid w:val="00232143"/>
    <w:rsid w:val="00240B34"/>
    <w:rsid w:val="00245E93"/>
    <w:rsid w:val="00280966"/>
    <w:rsid w:val="00281C8D"/>
    <w:rsid w:val="00292046"/>
    <w:rsid w:val="0029459A"/>
    <w:rsid w:val="002A1FBE"/>
    <w:rsid w:val="002A311E"/>
    <w:rsid w:val="002B4464"/>
    <w:rsid w:val="002B61AF"/>
    <w:rsid w:val="002C7E46"/>
    <w:rsid w:val="002E115D"/>
    <w:rsid w:val="002E7B60"/>
    <w:rsid w:val="00306CAD"/>
    <w:rsid w:val="0030709C"/>
    <w:rsid w:val="00312856"/>
    <w:rsid w:val="00320CA9"/>
    <w:rsid w:val="003224A2"/>
    <w:rsid w:val="00323ACD"/>
    <w:rsid w:val="00326438"/>
    <w:rsid w:val="0034476B"/>
    <w:rsid w:val="00360709"/>
    <w:rsid w:val="00384F62"/>
    <w:rsid w:val="00397B38"/>
    <w:rsid w:val="003A332E"/>
    <w:rsid w:val="003B41CA"/>
    <w:rsid w:val="00402CA7"/>
    <w:rsid w:val="00412FC8"/>
    <w:rsid w:val="00416C86"/>
    <w:rsid w:val="004179E4"/>
    <w:rsid w:val="0043070A"/>
    <w:rsid w:val="0044511B"/>
    <w:rsid w:val="00453444"/>
    <w:rsid w:val="00454D30"/>
    <w:rsid w:val="00463633"/>
    <w:rsid w:val="0047330E"/>
    <w:rsid w:val="00473618"/>
    <w:rsid w:val="004E0633"/>
    <w:rsid w:val="004E1CF5"/>
    <w:rsid w:val="004F3D05"/>
    <w:rsid w:val="0050579D"/>
    <w:rsid w:val="00512BF2"/>
    <w:rsid w:val="00516A8B"/>
    <w:rsid w:val="005334F1"/>
    <w:rsid w:val="00544E16"/>
    <w:rsid w:val="00551DAE"/>
    <w:rsid w:val="005611E6"/>
    <w:rsid w:val="00565063"/>
    <w:rsid w:val="00572E84"/>
    <w:rsid w:val="00574304"/>
    <w:rsid w:val="00581D59"/>
    <w:rsid w:val="00587B46"/>
    <w:rsid w:val="00591ABD"/>
    <w:rsid w:val="005A4647"/>
    <w:rsid w:val="005A7C8A"/>
    <w:rsid w:val="005B4E7C"/>
    <w:rsid w:val="005B7F10"/>
    <w:rsid w:val="005C7FBD"/>
    <w:rsid w:val="005D2BEA"/>
    <w:rsid w:val="005D50A6"/>
    <w:rsid w:val="005D628C"/>
    <w:rsid w:val="005E2DF3"/>
    <w:rsid w:val="005E60FF"/>
    <w:rsid w:val="005F2C0B"/>
    <w:rsid w:val="006008C0"/>
    <w:rsid w:val="006009DD"/>
    <w:rsid w:val="00605A86"/>
    <w:rsid w:val="0062391B"/>
    <w:rsid w:val="00625187"/>
    <w:rsid w:val="00631C3C"/>
    <w:rsid w:val="0063640D"/>
    <w:rsid w:val="006367C7"/>
    <w:rsid w:val="00636CF4"/>
    <w:rsid w:val="006432F6"/>
    <w:rsid w:val="006448E4"/>
    <w:rsid w:val="006567E9"/>
    <w:rsid w:val="006709B5"/>
    <w:rsid w:val="00690B55"/>
    <w:rsid w:val="006B7574"/>
    <w:rsid w:val="006D2C3B"/>
    <w:rsid w:val="006E5165"/>
    <w:rsid w:val="006E6595"/>
    <w:rsid w:val="006E73A5"/>
    <w:rsid w:val="007217F1"/>
    <w:rsid w:val="00724BBB"/>
    <w:rsid w:val="00724EE3"/>
    <w:rsid w:val="00730386"/>
    <w:rsid w:val="00737E54"/>
    <w:rsid w:val="007732C4"/>
    <w:rsid w:val="0077512A"/>
    <w:rsid w:val="00776A79"/>
    <w:rsid w:val="00781F5A"/>
    <w:rsid w:val="00795597"/>
    <w:rsid w:val="007A55D1"/>
    <w:rsid w:val="007A716B"/>
    <w:rsid w:val="007C4F42"/>
    <w:rsid w:val="007D4C90"/>
    <w:rsid w:val="007E0C66"/>
    <w:rsid w:val="007F7226"/>
    <w:rsid w:val="00812E0A"/>
    <w:rsid w:val="008175F8"/>
    <w:rsid w:val="00820821"/>
    <w:rsid w:val="00831266"/>
    <w:rsid w:val="00843226"/>
    <w:rsid w:val="00843D36"/>
    <w:rsid w:val="00844D01"/>
    <w:rsid w:val="0087307E"/>
    <w:rsid w:val="00875406"/>
    <w:rsid w:val="008A4E3F"/>
    <w:rsid w:val="008D74CB"/>
    <w:rsid w:val="008E5437"/>
    <w:rsid w:val="008F24FA"/>
    <w:rsid w:val="008F306D"/>
    <w:rsid w:val="00922076"/>
    <w:rsid w:val="009235F0"/>
    <w:rsid w:val="0092532A"/>
    <w:rsid w:val="00930521"/>
    <w:rsid w:val="00956E88"/>
    <w:rsid w:val="00963668"/>
    <w:rsid w:val="00972294"/>
    <w:rsid w:val="009921BA"/>
    <w:rsid w:val="009927F1"/>
    <w:rsid w:val="00993E93"/>
    <w:rsid w:val="009A753B"/>
    <w:rsid w:val="009B2253"/>
    <w:rsid w:val="009B27DB"/>
    <w:rsid w:val="009C7110"/>
    <w:rsid w:val="009D240D"/>
    <w:rsid w:val="009F055F"/>
    <w:rsid w:val="009F14D4"/>
    <w:rsid w:val="009F1F8D"/>
    <w:rsid w:val="009F41F6"/>
    <w:rsid w:val="00A22EA5"/>
    <w:rsid w:val="00A47F27"/>
    <w:rsid w:val="00A54B67"/>
    <w:rsid w:val="00A61C6E"/>
    <w:rsid w:val="00A75CFB"/>
    <w:rsid w:val="00A85E6A"/>
    <w:rsid w:val="00A9007C"/>
    <w:rsid w:val="00AC0D8C"/>
    <w:rsid w:val="00AC5633"/>
    <w:rsid w:val="00AD4481"/>
    <w:rsid w:val="00AD570C"/>
    <w:rsid w:val="00AD5EDD"/>
    <w:rsid w:val="00B10EA3"/>
    <w:rsid w:val="00B13A2A"/>
    <w:rsid w:val="00B22070"/>
    <w:rsid w:val="00B245D8"/>
    <w:rsid w:val="00B44317"/>
    <w:rsid w:val="00B533BC"/>
    <w:rsid w:val="00B715CF"/>
    <w:rsid w:val="00B860A9"/>
    <w:rsid w:val="00B86D8A"/>
    <w:rsid w:val="00B93B3D"/>
    <w:rsid w:val="00BD21F3"/>
    <w:rsid w:val="00C00FBF"/>
    <w:rsid w:val="00C04540"/>
    <w:rsid w:val="00C059AA"/>
    <w:rsid w:val="00C05BAA"/>
    <w:rsid w:val="00C06F70"/>
    <w:rsid w:val="00C12455"/>
    <w:rsid w:val="00C16C76"/>
    <w:rsid w:val="00C34296"/>
    <w:rsid w:val="00C510F3"/>
    <w:rsid w:val="00CC22EA"/>
    <w:rsid w:val="00CC566E"/>
    <w:rsid w:val="00CE2D54"/>
    <w:rsid w:val="00D16E3E"/>
    <w:rsid w:val="00D53F3E"/>
    <w:rsid w:val="00D8339A"/>
    <w:rsid w:val="00D926A1"/>
    <w:rsid w:val="00DA05EF"/>
    <w:rsid w:val="00DC1450"/>
    <w:rsid w:val="00DE18E4"/>
    <w:rsid w:val="00DE1F84"/>
    <w:rsid w:val="00DE23DC"/>
    <w:rsid w:val="00DE2B01"/>
    <w:rsid w:val="00DE54A3"/>
    <w:rsid w:val="00DF1FD1"/>
    <w:rsid w:val="00E05942"/>
    <w:rsid w:val="00E05A11"/>
    <w:rsid w:val="00E10FB3"/>
    <w:rsid w:val="00E11295"/>
    <w:rsid w:val="00E23959"/>
    <w:rsid w:val="00E60D79"/>
    <w:rsid w:val="00E62335"/>
    <w:rsid w:val="00E67CC2"/>
    <w:rsid w:val="00E901BB"/>
    <w:rsid w:val="00EA032E"/>
    <w:rsid w:val="00EA1472"/>
    <w:rsid w:val="00EA21BB"/>
    <w:rsid w:val="00EA5AF2"/>
    <w:rsid w:val="00EB4AF0"/>
    <w:rsid w:val="00EC0174"/>
    <w:rsid w:val="00EC3FFB"/>
    <w:rsid w:val="00EC666F"/>
    <w:rsid w:val="00EC6806"/>
    <w:rsid w:val="00ED2705"/>
    <w:rsid w:val="00EE3AD8"/>
    <w:rsid w:val="00F4519E"/>
    <w:rsid w:val="00F74BDE"/>
    <w:rsid w:val="00F94246"/>
    <w:rsid w:val="00FC1964"/>
    <w:rsid w:val="00FC6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24771"/>
  <w15:chartTrackingRefBased/>
  <w15:docId w15:val="{0EC381D5-488E-40FF-BA22-2928907BB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5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05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05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05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05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05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5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5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5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5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05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05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05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05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05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5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5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521"/>
    <w:rPr>
      <w:rFonts w:eastAsiaTheme="majorEastAsia" w:cstheme="majorBidi"/>
      <w:color w:val="272727" w:themeColor="text1" w:themeTint="D8"/>
    </w:rPr>
  </w:style>
  <w:style w:type="paragraph" w:styleId="Title">
    <w:name w:val="Title"/>
    <w:basedOn w:val="Normal"/>
    <w:next w:val="Normal"/>
    <w:link w:val="TitleChar"/>
    <w:uiPriority w:val="10"/>
    <w:qFormat/>
    <w:rsid w:val="009305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5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5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5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521"/>
    <w:pPr>
      <w:spacing w:before="160"/>
      <w:jc w:val="center"/>
    </w:pPr>
    <w:rPr>
      <w:i/>
      <w:iCs/>
      <w:color w:val="404040" w:themeColor="text1" w:themeTint="BF"/>
    </w:rPr>
  </w:style>
  <w:style w:type="character" w:customStyle="1" w:styleId="QuoteChar">
    <w:name w:val="Quote Char"/>
    <w:basedOn w:val="DefaultParagraphFont"/>
    <w:link w:val="Quote"/>
    <w:uiPriority w:val="29"/>
    <w:rsid w:val="00930521"/>
    <w:rPr>
      <w:i/>
      <w:iCs/>
      <w:color w:val="404040" w:themeColor="text1" w:themeTint="BF"/>
    </w:rPr>
  </w:style>
  <w:style w:type="paragraph" w:styleId="ListParagraph">
    <w:name w:val="List Paragraph"/>
    <w:basedOn w:val="Normal"/>
    <w:uiPriority w:val="34"/>
    <w:qFormat/>
    <w:rsid w:val="00930521"/>
    <w:pPr>
      <w:ind w:left="720"/>
      <w:contextualSpacing/>
    </w:pPr>
  </w:style>
  <w:style w:type="character" w:styleId="IntenseEmphasis">
    <w:name w:val="Intense Emphasis"/>
    <w:basedOn w:val="DefaultParagraphFont"/>
    <w:uiPriority w:val="21"/>
    <w:qFormat/>
    <w:rsid w:val="00930521"/>
    <w:rPr>
      <w:i/>
      <w:iCs/>
      <w:color w:val="0F4761" w:themeColor="accent1" w:themeShade="BF"/>
    </w:rPr>
  </w:style>
  <w:style w:type="paragraph" w:styleId="IntenseQuote">
    <w:name w:val="Intense Quote"/>
    <w:basedOn w:val="Normal"/>
    <w:next w:val="Normal"/>
    <w:link w:val="IntenseQuoteChar"/>
    <w:uiPriority w:val="30"/>
    <w:qFormat/>
    <w:rsid w:val="009305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0521"/>
    <w:rPr>
      <w:i/>
      <w:iCs/>
      <w:color w:val="0F4761" w:themeColor="accent1" w:themeShade="BF"/>
    </w:rPr>
  </w:style>
  <w:style w:type="character" w:styleId="IntenseReference">
    <w:name w:val="Intense Reference"/>
    <w:basedOn w:val="DefaultParagraphFont"/>
    <w:uiPriority w:val="32"/>
    <w:qFormat/>
    <w:rsid w:val="00930521"/>
    <w:rPr>
      <w:b/>
      <w:bCs/>
      <w:smallCaps/>
      <w:color w:val="0F4761" w:themeColor="accent1" w:themeShade="BF"/>
      <w:spacing w:val="5"/>
    </w:rPr>
  </w:style>
  <w:style w:type="table" w:styleId="TableGrid">
    <w:name w:val="Table Grid"/>
    <w:basedOn w:val="TableNormal"/>
    <w:uiPriority w:val="39"/>
    <w:rsid w:val="00930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B3AF8"/>
    <w:rPr>
      <w:sz w:val="16"/>
      <w:szCs w:val="16"/>
    </w:rPr>
  </w:style>
  <w:style w:type="paragraph" w:styleId="CommentText">
    <w:name w:val="annotation text"/>
    <w:basedOn w:val="Normal"/>
    <w:link w:val="CommentTextChar"/>
    <w:uiPriority w:val="99"/>
    <w:unhideWhenUsed/>
    <w:rsid w:val="000B3AF8"/>
    <w:pPr>
      <w:spacing w:line="240" w:lineRule="auto"/>
    </w:pPr>
    <w:rPr>
      <w:sz w:val="20"/>
      <w:szCs w:val="20"/>
    </w:rPr>
  </w:style>
  <w:style w:type="character" w:customStyle="1" w:styleId="CommentTextChar">
    <w:name w:val="Comment Text Char"/>
    <w:basedOn w:val="DefaultParagraphFont"/>
    <w:link w:val="CommentText"/>
    <w:uiPriority w:val="99"/>
    <w:rsid w:val="000B3AF8"/>
    <w:rPr>
      <w:sz w:val="20"/>
      <w:szCs w:val="20"/>
    </w:rPr>
  </w:style>
  <w:style w:type="paragraph" w:styleId="CommentSubject">
    <w:name w:val="annotation subject"/>
    <w:basedOn w:val="CommentText"/>
    <w:next w:val="CommentText"/>
    <w:link w:val="CommentSubjectChar"/>
    <w:uiPriority w:val="99"/>
    <w:semiHidden/>
    <w:unhideWhenUsed/>
    <w:rsid w:val="000B3AF8"/>
    <w:rPr>
      <w:b/>
      <w:bCs/>
    </w:rPr>
  </w:style>
  <w:style w:type="character" w:customStyle="1" w:styleId="CommentSubjectChar">
    <w:name w:val="Comment Subject Char"/>
    <w:basedOn w:val="CommentTextChar"/>
    <w:link w:val="CommentSubject"/>
    <w:uiPriority w:val="99"/>
    <w:semiHidden/>
    <w:rsid w:val="000B3AF8"/>
    <w:rPr>
      <w:b/>
      <w:bCs/>
      <w:sz w:val="20"/>
      <w:szCs w:val="20"/>
    </w:rPr>
  </w:style>
  <w:style w:type="paragraph" w:styleId="Caption">
    <w:name w:val="caption"/>
    <w:basedOn w:val="Normal"/>
    <w:next w:val="Normal"/>
    <w:uiPriority w:val="35"/>
    <w:unhideWhenUsed/>
    <w:qFormat/>
    <w:rsid w:val="00690B55"/>
    <w:pPr>
      <w:spacing w:after="200" w:line="240" w:lineRule="auto"/>
    </w:pPr>
    <w:rPr>
      <w:i/>
      <w:iCs/>
      <w:color w:val="0E2841" w:themeColor="text2"/>
      <w:sz w:val="18"/>
      <w:szCs w:val="18"/>
    </w:rPr>
  </w:style>
  <w:style w:type="character" w:styleId="Hyperlink">
    <w:name w:val="Hyperlink"/>
    <w:basedOn w:val="DefaultParagraphFont"/>
    <w:uiPriority w:val="99"/>
    <w:unhideWhenUsed/>
    <w:rsid w:val="00690B55"/>
    <w:rPr>
      <w:color w:val="467886" w:themeColor="hyperlink"/>
      <w:u w:val="single"/>
    </w:rPr>
  </w:style>
  <w:style w:type="character" w:styleId="UnresolvedMention">
    <w:name w:val="Unresolved Mention"/>
    <w:basedOn w:val="DefaultParagraphFont"/>
    <w:uiPriority w:val="99"/>
    <w:semiHidden/>
    <w:unhideWhenUsed/>
    <w:rsid w:val="00690B55"/>
    <w:rPr>
      <w:color w:val="605E5C"/>
      <w:shd w:val="clear" w:color="auto" w:fill="E1DFDD"/>
    </w:rPr>
  </w:style>
  <w:style w:type="paragraph" w:styleId="Header">
    <w:name w:val="header"/>
    <w:basedOn w:val="Normal"/>
    <w:link w:val="HeaderChar"/>
    <w:uiPriority w:val="99"/>
    <w:unhideWhenUsed/>
    <w:rsid w:val="008F2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4FA"/>
  </w:style>
  <w:style w:type="paragraph" w:styleId="Footer">
    <w:name w:val="footer"/>
    <w:basedOn w:val="Normal"/>
    <w:link w:val="FooterChar"/>
    <w:uiPriority w:val="99"/>
    <w:unhideWhenUsed/>
    <w:rsid w:val="008F2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4FA"/>
  </w:style>
  <w:style w:type="paragraph" w:styleId="Revision">
    <w:name w:val="Revision"/>
    <w:hidden/>
    <w:uiPriority w:val="99"/>
    <w:semiHidden/>
    <w:rsid w:val="00C059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810496">
      <w:bodyDiv w:val="1"/>
      <w:marLeft w:val="0"/>
      <w:marRight w:val="0"/>
      <w:marTop w:val="0"/>
      <w:marBottom w:val="0"/>
      <w:divBdr>
        <w:top w:val="none" w:sz="0" w:space="0" w:color="auto"/>
        <w:left w:val="none" w:sz="0" w:space="0" w:color="auto"/>
        <w:bottom w:val="none" w:sz="0" w:space="0" w:color="auto"/>
        <w:right w:val="none" w:sz="0" w:space="0" w:color="auto"/>
      </w:divBdr>
      <w:divsChild>
        <w:div w:id="939727456">
          <w:marLeft w:val="0"/>
          <w:marRight w:val="0"/>
          <w:marTop w:val="0"/>
          <w:marBottom w:val="0"/>
          <w:divBdr>
            <w:top w:val="none" w:sz="0" w:space="0" w:color="auto"/>
            <w:left w:val="none" w:sz="0" w:space="0" w:color="auto"/>
            <w:bottom w:val="none" w:sz="0" w:space="0" w:color="auto"/>
            <w:right w:val="none" w:sz="0" w:space="0" w:color="auto"/>
          </w:divBdr>
        </w:div>
      </w:divsChild>
    </w:div>
    <w:div w:id="652022651">
      <w:bodyDiv w:val="1"/>
      <w:marLeft w:val="0"/>
      <w:marRight w:val="0"/>
      <w:marTop w:val="0"/>
      <w:marBottom w:val="0"/>
      <w:divBdr>
        <w:top w:val="none" w:sz="0" w:space="0" w:color="auto"/>
        <w:left w:val="none" w:sz="0" w:space="0" w:color="auto"/>
        <w:bottom w:val="none" w:sz="0" w:space="0" w:color="auto"/>
        <w:right w:val="none" w:sz="0" w:space="0" w:color="auto"/>
      </w:divBdr>
      <w:divsChild>
        <w:div w:id="227035235">
          <w:marLeft w:val="547"/>
          <w:marRight w:val="0"/>
          <w:marTop w:val="0"/>
          <w:marBottom w:val="0"/>
          <w:divBdr>
            <w:top w:val="none" w:sz="0" w:space="0" w:color="auto"/>
            <w:left w:val="none" w:sz="0" w:space="0" w:color="auto"/>
            <w:bottom w:val="none" w:sz="0" w:space="0" w:color="auto"/>
            <w:right w:val="none" w:sz="0" w:space="0" w:color="auto"/>
          </w:divBdr>
        </w:div>
      </w:divsChild>
    </w:div>
    <w:div w:id="776949918">
      <w:bodyDiv w:val="1"/>
      <w:marLeft w:val="0"/>
      <w:marRight w:val="0"/>
      <w:marTop w:val="0"/>
      <w:marBottom w:val="0"/>
      <w:divBdr>
        <w:top w:val="none" w:sz="0" w:space="0" w:color="auto"/>
        <w:left w:val="none" w:sz="0" w:space="0" w:color="auto"/>
        <w:bottom w:val="none" w:sz="0" w:space="0" w:color="auto"/>
        <w:right w:val="none" w:sz="0" w:space="0" w:color="auto"/>
      </w:divBdr>
      <w:divsChild>
        <w:div w:id="1153527770">
          <w:marLeft w:val="547"/>
          <w:marRight w:val="0"/>
          <w:marTop w:val="0"/>
          <w:marBottom w:val="0"/>
          <w:divBdr>
            <w:top w:val="none" w:sz="0" w:space="0" w:color="auto"/>
            <w:left w:val="none" w:sz="0" w:space="0" w:color="auto"/>
            <w:bottom w:val="none" w:sz="0" w:space="0" w:color="auto"/>
            <w:right w:val="none" w:sz="0" w:space="0" w:color="auto"/>
          </w:divBdr>
        </w:div>
      </w:divsChild>
    </w:div>
    <w:div w:id="1002968546">
      <w:bodyDiv w:val="1"/>
      <w:marLeft w:val="0"/>
      <w:marRight w:val="0"/>
      <w:marTop w:val="0"/>
      <w:marBottom w:val="0"/>
      <w:divBdr>
        <w:top w:val="none" w:sz="0" w:space="0" w:color="auto"/>
        <w:left w:val="none" w:sz="0" w:space="0" w:color="auto"/>
        <w:bottom w:val="none" w:sz="0" w:space="0" w:color="auto"/>
        <w:right w:val="none" w:sz="0" w:space="0" w:color="auto"/>
      </w:divBdr>
      <w:divsChild>
        <w:div w:id="1333215933">
          <w:marLeft w:val="0"/>
          <w:marRight w:val="0"/>
          <w:marTop w:val="0"/>
          <w:marBottom w:val="0"/>
          <w:divBdr>
            <w:top w:val="none" w:sz="0" w:space="0" w:color="auto"/>
            <w:left w:val="none" w:sz="0" w:space="0" w:color="auto"/>
            <w:bottom w:val="none" w:sz="0" w:space="0" w:color="auto"/>
            <w:right w:val="none" w:sz="0" w:space="0" w:color="auto"/>
          </w:divBdr>
        </w:div>
      </w:divsChild>
    </w:div>
    <w:div w:id="1024404833">
      <w:bodyDiv w:val="1"/>
      <w:marLeft w:val="0"/>
      <w:marRight w:val="0"/>
      <w:marTop w:val="0"/>
      <w:marBottom w:val="0"/>
      <w:divBdr>
        <w:top w:val="none" w:sz="0" w:space="0" w:color="auto"/>
        <w:left w:val="none" w:sz="0" w:space="0" w:color="auto"/>
        <w:bottom w:val="none" w:sz="0" w:space="0" w:color="auto"/>
        <w:right w:val="none" w:sz="0" w:space="0" w:color="auto"/>
      </w:divBdr>
      <w:divsChild>
        <w:div w:id="5661069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diagramColors" Target="diagrams/colors1.xml"/><Relationship Id="rId50" Type="http://schemas.openxmlformats.org/officeDocument/2006/relationships/comments" Target="comments.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diagramLayout" Target="diagrams/layout1.xml"/><Relationship Id="rId53"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eveloper.arm.com/documentation/102202/0300/What-is-AMBA--and-why-use-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diagramDrawing" Target="diagrams/drawing1.xml"/><Relationship Id="rId56" Type="http://schemas.openxmlformats.org/officeDocument/2006/relationships/glossaryDocument" Target="glossary/document.xml"/><Relationship Id="rId8" Type="http://schemas.openxmlformats.org/officeDocument/2006/relationships/hyperlink" Target="https://developer.arm.com/documentation/102202/0300/What-is-AMBA--and-why-use-it-" TargetMode="External"/><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diagramQuickStyle" Target="diagrams/quickStyl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sv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1.xml"/><Relationship Id="rId44" Type="http://schemas.openxmlformats.org/officeDocument/2006/relationships/diagramData" Target="diagrams/data1.xml"/><Relationship Id="rId52" Type="http://schemas.microsoft.com/office/2016/09/relationships/commentsIds" Target="commentsId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svg"/><Relationship Id="rId1" Type="http://schemas.openxmlformats.org/officeDocument/2006/relationships/image" Target="../media/image36.png"/><Relationship Id="rId6" Type="http://schemas.openxmlformats.org/officeDocument/2006/relationships/image" Target="../media/image41.svg"/><Relationship Id="rId5" Type="http://schemas.openxmlformats.org/officeDocument/2006/relationships/image" Target="../media/image40.png"/><Relationship Id="rId4" Type="http://schemas.openxmlformats.org/officeDocument/2006/relationships/image" Target="../media/image39.svg"/></Relationships>
</file>

<file path=word/diagrams/_rels/drawing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svg"/><Relationship Id="rId1" Type="http://schemas.openxmlformats.org/officeDocument/2006/relationships/image" Target="../media/image36.png"/><Relationship Id="rId6" Type="http://schemas.openxmlformats.org/officeDocument/2006/relationships/image" Target="../media/image41.svg"/><Relationship Id="rId5" Type="http://schemas.openxmlformats.org/officeDocument/2006/relationships/image" Target="../media/image40.png"/><Relationship Id="rId4" Type="http://schemas.openxmlformats.org/officeDocument/2006/relationships/image" Target="../media/image39.sv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7CC3AE-91CC-4983-9313-9D2C2ACFAFAA}" type="doc">
      <dgm:prSet loTypeId="urn:microsoft.com/office/officeart/2008/layout/PictureStrips" loCatId="picture" qsTypeId="urn:microsoft.com/office/officeart/2005/8/quickstyle/3d3" qsCatId="3D" csTypeId="urn:microsoft.com/office/officeart/2005/8/colors/accent1_1" csCatId="accent1" phldr="1"/>
      <dgm:spPr/>
      <dgm:t>
        <a:bodyPr/>
        <a:lstStyle/>
        <a:p>
          <a:endParaRPr lang="en-US"/>
        </a:p>
      </dgm:t>
    </dgm:pt>
    <dgm:pt modelId="{07ADDDA5-0A33-4F7A-8597-F4BD42012C68}">
      <dgm:prSet phldrT="[Text]" custT="1"/>
      <dgm:spPr>
        <a:solidFill>
          <a:schemeClr val="bg2"/>
        </a:solidFill>
        <a:ln>
          <a:solidFill>
            <a:schemeClr val="bg1"/>
          </a:solidFill>
        </a:ln>
      </dgm:spPr>
      <dgm:t>
        <a:bodyPr/>
        <a:lstStyle/>
        <a:p>
          <a:pPr algn="ctr"/>
          <a:r>
            <a:rPr lang="en-US" sz="1100" b="1"/>
            <a:t>Delaying the Inputs Monitor &amp; The Predictor</a:t>
          </a:r>
        </a:p>
        <a:p>
          <a:pPr algn="just"/>
          <a:r>
            <a:rPr lang="en-US" sz="1000"/>
            <a:t>In this solution, The timing element would have to have been introduced to the verification environment, which is something I’ve been actively avoiding as much as I can to speed up the environment and use less resources. Speeding up the environment is something that is currently and has been for a couple of years the spotlight In the DV field.</a:t>
          </a:r>
        </a:p>
      </dgm:t>
    </dgm:pt>
    <dgm:pt modelId="{8B133A14-11E8-4A12-879D-263E788D958F}" type="parTrans" cxnId="{6DC9B17D-99BD-4334-BD63-3CE146F29648}">
      <dgm:prSet/>
      <dgm:spPr/>
      <dgm:t>
        <a:bodyPr/>
        <a:lstStyle/>
        <a:p>
          <a:endParaRPr lang="en-US"/>
        </a:p>
      </dgm:t>
    </dgm:pt>
    <dgm:pt modelId="{07813282-A030-486F-9EF3-83A8D492A5B2}" type="sibTrans" cxnId="{6DC9B17D-99BD-4334-BD63-3CE146F29648}">
      <dgm:prSet/>
      <dgm:spPr/>
      <dgm:t>
        <a:bodyPr/>
        <a:lstStyle/>
        <a:p>
          <a:endParaRPr lang="en-US"/>
        </a:p>
      </dgm:t>
    </dgm:pt>
    <dgm:pt modelId="{A947A923-3699-4822-9A46-00B37949C3B4}">
      <dgm:prSet phldrT="[Text]" custT="1"/>
      <dgm:spPr/>
      <dgm:t>
        <a:bodyPr/>
        <a:lstStyle/>
        <a:p>
          <a:pPr algn="ctr"/>
          <a:r>
            <a:rPr lang="en-US" sz="1100" b="1"/>
            <a:t>Making the Predictor fully re-entrant</a:t>
          </a:r>
        </a:p>
        <a:p>
          <a:pPr algn="just"/>
          <a:r>
            <a:rPr lang="en-US" sz="1000"/>
            <a:t>In this solution, I’d have to make the predictor class fully re-entrant, where the expected_seq_item is not predicted until the number of set transactions inputs is sent to the predictor, and upon checking that there is no reset in them, start predicting the output.</a:t>
          </a:r>
        </a:p>
      </dgm:t>
    </dgm:pt>
    <dgm:pt modelId="{ACC9BFF9-D932-494C-A1A9-8ACCEB8C6FD1}" type="parTrans" cxnId="{6466D25E-61D0-4BD9-B4C8-72D3FB4E0662}">
      <dgm:prSet/>
      <dgm:spPr/>
      <dgm:t>
        <a:bodyPr/>
        <a:lstStyle/>
        <a:p>
          <a:endParaRPr lang="en-US"/>
        </a:p>
      </dgm:t>
    </dgm:pt>
    <dgm:pt modelId="{B247A250-9190-4633-90E0-B92DB36920DE}" type="sibTrans" cxnId="{6466D25E-61D0-4BD9-B4C8-72D3FB4E0662}">
      <dgm:prSet/>
      <dgm:spPr/>
      <dgm:t>
        <a:bodyPr/>
        <a:lstStyle/>
        <a:p>
          <a:endParaRPr lang="en-US"/>
        </a:p>
      </dgm:t>
    </dgm:pt>
    <dgm:pt modelId="{9BB0696C-D753-44F1-84CC-703234EE267A}">
      <dgm:prSet phldrT="[Text]" custT="1"/>
      <dgm:spPr/>
      <dgm:t>
        <a:bodyPr/>
        <a:lstStyle/>
        <a:p>
          <a:pPr algn="ctr"/>
          <a:r>
            <a:rPr lang="en-US" sz="1000" b="1"/>
            <a:t>Clearing the Expected Sequence Item FIFO</a:t>
          </a:r>
          <a:endParaRPr lang="en-US" sz="1000"/>
        </a:p>
        <a:p>
          <a:pPr algn="just"/>
          <a:r>
            <a:rPr lang="en-US" sz="1000"/>
            <a:t>In  this solution, No delay is required, but if a reset transaction is found, then the fifo of the expected sequence_item in the comparator is flused, also if one of the flushed items already </a:t>
          </a:r>
          <a:r>
            <a:rPr lang="en-US" sz="1000" b="1"/>
            <a:t>WRITTEN</a:t>
          </a:r>
          <a:r>
            <a:rPr lang="en-US" sz="1000"/>
            <a:t> a location in the subordinate memory, it reverts back to its original state through a function defined in the predictor.</a:t>
          </a:r>
        </a:p>
      </dgm:t>
    </dgm:pt>
    <dgm:pt modelId="{70EB21CF-0CD3-4A1F-AE29-B6605AD936D1}" type="parTrans" cxnId="{3F696126-BC38-462B-9ABE-8686AF1F21DD}">
      <dgm:prSet/>
      <dgm:spPr/>
      <dgm:t>
        <a:bodyPr/>
        <a:lstStyle/>
        <a:p>
          <a:endParaRPr lang="en-US"/>
        </a:p>
      </dgm:t>
    </dgm:pt>
    <dgm:pt modelId="{E8DD2019-2199-4FF7-A5CA-AB5CC5AC1FA2}" type="sibTrans" cxnId="{3F696126-BC38-462B-9ABE-8686AF1F21DD}">
      <dgm:prSet/>
      <dgm:spPr/>
      <dgm:t>
        <a:bodyPr/>
        <a:lstStyle/>
        <a:p>
          <a:endParaRPr lang="en-US"/>
        </a:p>
      </dgm:t>
    </dgm:pt>
    <dgm:pt modelId="{A087D49B-EB54-45CE-BED1-B856A2A5EFE7}" type="pres">
      <dgm:prSet presAssocID="{777CC3AE-91CC-4983-9313-9D2C2ACFAFAA}" presName="Name0" presStyleCnt="0">
        <dgm:presLayoutVars>
          <dgm:dir/>
          <dgm:resizeHandles val="exact"/>
        </dgm:presLayoutVars>
      </dgm:prSet>
      <dgm:spPr/>
    </dgm:pt>
    <dgm:pt modelId="{87552461-F15B-4C4C-813C-C9CDDC96CDE5}" type="pres">
      <dgm:prSet presAssocID="{07ADDDA5-0A33-4F7A-8597-F4BD42012C68}" presName="composite" presStyleCnt="0"/>
      <dgm:spPr/>
    </dgm:pt>
    <dgm:pt modelId="{03D60EF1-90A7-4236-9749-18A9D14708BB}" type="pres">
      <dgm:prSet presAssocID="{07ADDDA5-0A33-4F7A-8597-F4BD42012C68}" presName="rect1" presStyleLbl="trAlignAcc1" presStyleIdx="0" presStyleCnt="3">
        <dgm:presLayoutVars>
          <dgm:bulletEnabled val="1"/>
        </dgm:presLayoutVars>
      </dgm:prSet>
      <dgm:spPr/>
    </dgm:pt>
    <dgm:pt modelId="{7E6A0986-9B53-4547-B401-54E8C27DD0BD}" type="pres">
      <dgm:prSet presAssocID="{07ADDDA5-0A33-4F7A-8597-F4BD42012C68}" presName="rect2" presStyleLbl="fgImgPlace1" presStyleIdx="0" presStyleCnt="3" custLinFactNeighborX="-3464" custLinFactNeighborY="-4007"/>
      <dgm:spPr>
        <a:blipFill>
          <a:blip xmlns:r="http://schemas.openxmlformats.org/officeDocument/2006/relationships" r:embed="rId1">
            <a:extLst>
              <a:ext uri="{96DAC541-7B7A-43D3-8B79-37D633B846F1}">
                <asvg:svgBlip xmlns:asvg="http://schemas.microsoft.com/office/drawing/2016/SVG/main" r:embed="rId2"/>
              </a:ext>
            </a:extLst>
          </a:blip>
          <a:srcRect/>
          <a:stretch>
            <a:fillRect l="-25000" r="-25000"/>
          </a:stretch>
        </a:blipFill>
      </dgm:spPr>
      <dgm:extLst>
        <a:ext uri="{E40237B7-FDA0-4F09-8148-C483321AD2D9}">
          <dgm14:cNvPr xmlns:dgm14="http://schemas.microsoft.com/office/drawing/2010/diagram" id="0" name="" descr="Alarm clock outline"/>
        </a:ext>
      </dgm:extLst>
    </dgm:pt>
    <dgm:pt modelId="{CA688D29-88AE-47DD-9510-8A9E0E27BA5D}" type="pres">
      <dgm:prSet presAssocID="{07813282-A030-486F-9EF3-83A8D492A5B2}" presName="sibTrans" presStyleCnt="0"/>
      <dgm:spPr/>
    </dgm:pt>
    <dgm:pt modelId="{7C81AF98-25D7-4DA2-98DA-3F9E7BB878C8}" type="pres">
      <dgm:prSet presAssocID="{A947A923-3699-4822-9A46-00B37949C3B4}" presName="composite" presStyleCnt="0"/>
      <dgm:spPr/>
    </dgm:pt>
    <dgm:pt modelId="{2CEBBD9A-6752-475B-84D6-A16594DE8FA7}" type="pres">
      <dgm:prSet presAssocID="{A947A923-3699-4822-9A46-00B37949C3B4}" presName="rect1" presStyleLbl="trAlignAcc1" presStyleIdx="1" presStyleCnt="3">
        <dgm:presLayoutVars>
          <dgm:bulletEnabled val="1"/>
        </dgm:presLayoutVars>
      </dgm:prSet>
      <dgm:spPr/>
    </dgm:pt>
    <dgm:pt modelId="{08B9FD35-DFCE-422A-B2D6-7CF1AB36777B}" type="pres">
      <dgm:prSet presAssocID="{A947A923-3699-4822-9A46-00B37949C3B4}" presName="rect2" presStyleLbl="fgImgPlace1" presStyleIdx="1" presStyleCnt="3"/>
      <dgm:spPr>
        <a:blipFill>
          <a:blip xmlns:r="http://schemas.openxmlformats.org/officeDocument/2006/relationships" r:embed="rId3">
            <a:extLst>
              <a:ext uri="{96DAC541-7B7A-43D3-8B79-37D633B846F1}">
                <asvg:svgBlip xmlns:asvg="http://schemas.microsoft.com/office/drawing/2016/SVG/main" r:embed="rId4"/>
              </a:ext>
            </a:extLst>
          </a:blip>
          <a:srcRect/>
          <a:stretch>
            <a:fillRect l="-25000" r="-25000"/>
          </a:stretch>
        </a:blipFill>
      </dgm:spPr>
      <dgm:extLst>
        <a:ext uri="{E40237B7-FDA0-4F09-8148-C483321AD2D9}">
          <dgm14:cNvPr xmlns:dgm14="http://schemas.microsoft.com/office/drawing/2010/diagram" id="0" name="" descr="Door Open with solid fill"/>
        </a:ext>
      </dgm:extLst>
    </dgm:pt>
    <dgm:pt modelId="{68C25514-7D61-4A9D-9096-B6FEBBCE7736}" type="pres">
      <dgm:prSet presAssocID="{B247A250-9190-4633-90E0-B92DB36920DE}" presName="sibTrans" presStyleCnt="0"/>
      <dgm:spPr/>
    </dgm:pt>
    <dgm:pt modelId="{DD2C0B86-1992-49DC-A567-5C0E17851A35}" type="pres">
      <dgm:prSet presAssocID="{9BB0696C-D753-44F1-84CC-703234EE267A}" presName="composite" presStyleCnt="0"/>
      <dgm:spPr/>
    </dgm:pt>
    <dgm:pt modelId="{FD0EDE32-A505-4269-AEC1-C04EA3655784}" type="pres">
      <dgm:prSet presAssocID="{9BB0696C-D753-44F1-84CC-703234EE267A}" presName="rect1" presStyleLbl="trAlignAcc1" presStyleIdx="2" presStyleCnt="3">
        <dgm:presLayoutVars>
          <dgm:bulletEnabled val="1"/>
        </dgm:presLayoutVars>
      </dgm:prSet>
      <dgm:spPr/>
    </dgm:pt>
    <dgm:pt modelId="{24AFD3C0-4136-4D26-B4E1-206CEEB788BE}" type="pres">
      <dgm:prSet presAssocID="{9BB0696C-D753-44F1-84CC-703234EE267A}" presName="rect2" presStyleLbl="fgImgPlace1" presStyleIdx="2" presStyleCnt="3"/>
      <dgm:spPr>
        <a:blipFill>
          <a:blip xmlns:r="http://schemas.openxmlformats.org/officeDocument/2006/relationships" r:embed="rId5">
            <a:extLst>
              <a:ext uri="{96DAC541-7B7A-43D3-8B79-37D633B846F1}">
                <asvg:svgBlip xmlns:asvg="http://schemas.microsoft.com/office/drawing/2016/SVG/main" r:embed="rId6"/>
              </a:ext>
            </a:extLst>
          </a:blip>
          <a:srcRect/>
          <a:stretch>
            <a:fillRect l="-25000" r="-25000"/>
          </a:stretch>
        </a:blipFill>
      </dgm:spPr>
      <dgm:extLst>
        <a:ext uri="{E40237B7-FDA0-4F09-8148-C483321AD2D9}">
          <dgm14:cNvPr xmlns:dgm14="http://schemas.microsoft.com/office/drawing/2010/diagram" id="0" name="" descr="Eraser with solid fill"/>
        </a:ext>
      </dgm:extLst>
    </dgm:pt>
  </dgm:ptLst>
  <dgm:cxnLst>
    <dgm:cxn modelId="{54AB4E00-2AB8-4236-B141-9CCF1669918D}" type="presOf" srcId="{9BB0696C-D753-44F1-84CC-703234EE267A}" destId="{FD0EDE32-A505-4269-AEC1-C04EA3655784}" srcOrd="0" destOrd="0" presId="urn:microsoft.com/office/officeart/2008/layout/PictureStrips"/>
    <dgm:cxn modelId="{3F696126-BC38-462B-9ABE-8686AF1F21DD}" srcId="{777CC3AE-91CC-4983-9313-9D2C2ACFAFAA}" destId="{9BB0696C-D753-44F1-84CC-703234EE267A}" srcOrd="2" destOrd="0" parTransId="{70EB21CF-0CD3-4A1F-AE29-B6605AD936D1}" sibTransId="{E8DD2019-2199-4FF7-A5CA-AB5CC5AC1FA2}"/>
    <dgm:cxn modelId="{6466D25E-61D0-4BD9-B4C8-72D3FB4E0662}" srcId="{777CC3AE-91CC-4983-9313-9D2C2ACFAFAA}" destId="{A947A923-3699-4822-9A46-00B37949C3B4}" srcOrd="1" destOrd="0" parTransId="{ACC9BFF9-D932-494C-A1A9-8ACCEB8C6FD1}" sibTransId="{B247A250-9190-4633-90E0-B92DB36920DE}"/>
    <dgm:cxn modelId="{91BF464B-23B5-44EF-8464-0AA83AFDEF4A}" type="presOf" srcId="{07ADDDA5-0A33-4F7A-8597-F4BD42012C68}" destId="{03D60EF1-90A7-4236-9749-18A9D14708BB}" srcOrd="0" destOrd="0" presId="urn:microsoft.com/office/officeart/2008/layout/PictureStrips"/>
    <dgm:cxn modelId="{6DC9B17D-99BD-4334-BD63-3CE146F29648}" srcId="{777CC3AE-91CC-4983-9313-9D2C2ACFAFAA}" destId="{07ADDDA5-0A33-4F7A-8597-F4BD42012C68}" srcOrd="0" destOrd="0" parTransId="{8B133A14-11E8-4A12-879D-263E788D958F}" sibTransId="{07813282-A030-486F-9EF3-83A8D492A5B2}"/>
    <dgm:cxn modelId="{ADBC69B5-7E4D-4F5D-9AD7-D3DCFB13F8F0}" type="presOf" srcId="{777CC3AE-91CC-4983-9313-9D2C2ACFAFAA}" destId="{A087D49B-EB54-45CE-BED1-B856A2A5EFE7}" srcOrd="0" destOrd="0" presId="urn:microsoft.com/office/officeart/2008/layout/PictureStrips"/>
    <dgm:cxn modelId="{8740B0D3-88C0-4263-97C5-23955AD7D47D}" type="presOf" srcId="{A947A923-3699-4822-9A46-00B37949C3B4}" destId="{2CEBBD9A-6752-475B-84D6-A16594DE8FA7}" srcOrd="0" destOrd="0" presId="urn:microsoft.com/office/officeart/2008/layout/PictureStrips"/>
    <dgm:cxn modelId="{EEF93873-1F8A-486B-95E7-DD8B0883BFE8}" type="presParOf" srcId="{A087D49B-EB54-45CE-BED1-B856A2A5EFE7}" destId="{87552461-F15B-4C4C-813C-C9CDDC96CDE5}" srcOrd="0" destOrd="0" presId="urn:microsoft.com/office/officeart/2008/layout/PictureStrips"/>
    <dgm:cxn modelId="{912C2AFB-B2B6-431D-BE97-9CCBE1ECA0D9}" type="presParOf" srcId="{87552461-F15B-4C4C-813C-C9CDDC96CDE5}" destId="{03D60EF1-90A7-4236-9749-18A9D14708BB}" srcOrd="0" destOrd="0" presId="urn:microsoft.com/office/officeart/2008/layout/PictureStrips"/>
    <dgm:cxn modelId="{D7571A6B-2671-4ED0-AD9F-6CEA0E3017A3}" type="presParOf" srcId="{87552461-F15B-4C4C-813C-C9CDDC96CDE5}" destId="{7E6A0986-9B53-4547-B401-54E8C27DD0BD}" srcOrd="1" destOrd="0" presId="urn:microsoft.com/office/officeart/2008/layout/PictureStrips"/>
    <dgm:cxn modelId="{239F264E-B337-4911-875A-E5DC02519C61}" type="presParOf" srcId="{A087D49B-EB54-45CE-BED1-B856A2A5EFE7}" destId="{CA688D29-88AE-47DD-9510-8A9E0E27BA5D}" srcOrd="1" destOrd="0" presId="urn:microsoft.com/office/officeart/2008/layout/PictureStrips"/>
    <dgm:cxn modelId="{CB69BE1A-5E37-42A9-B3D9-B0E35555AD3D}" type="presParOf" srcId="{A087D49B-EB54-45CE-BED1-B856A2A5EFE7}" destId="{7C81AF98-25D7-4DA2-98DA-3F9E7BB878C8}" srcOrd="2" destOrd="0" presId="urn:microsoft.com/office/officeart/2008/layout/PictureStrips"/>
    <dgm:cxn modelId="{A176B5D4-74DF-4ED2-AD9B-9E03F34630AE}" type="presParOf" srcId="{7C81AF98-25D7-4DA2-98DA-3F9E7BB878C8}" destId="{2CEBBD9A-6752-475B-84D6-A16594DE8FA7}" srcOrd="0" destOrd="0" presId="urn:microsoft.com/office/officeart/2008/layout/PictureStrips"/>
    <dgm:cxn modelId="{BA0EB8F2-4EBA-4072-B044-799236B476F1}" type="presParOf" srcId="{7C81AF98-25D7-4DA2-98DA-3F9E7BB878C8}" destId="{08B9FD35-DFCE-422A-B2D6-7CF1AB36777B}" srcOrd="1" destOrd="0" presId="urn:microsoft.com/office/officeart/2008/layout/PictureStrips"/>
    <dgm:cxn modelId="{C153B00C-3492-49E2-B0E4-47158BA7E73D}" type="presParOf" srcId="{A087D49B-EB54-45CE-BED1-B856A2A5EFE7}" destId="{68C25514-7D61-4A9D-9096-B6FEBBCE7736}" srcOrd="3" destOrd="0" presId="urn:microsoft.com/office/officeart/2008/layout/PictureStrips"/>
    <dgm:cxn modelId="{768C8EF6-2657-4942-B544-10E8C3BAAADC}" type="presParOf" srcId="{A087D49B-EB54-45CE-BED1-B856A2A5EFE7}" destId="{DD2C0B86-1992-49DC-A567-5C0E17851A35}" srcOrd="4" destOrd="0" presId="urn:microsoft.com/office/officeart/2008/layout/PictureStrips"/>
    <dgm:cxn modelId="{C812F4D6-F15B-4C92-8FAC-6FD177A02D7B}" type="presParOf" srcId="{DD2C0B86-1992-49DC-A567-5C0E17851A35}" destId="{FD0EDE32-A505-4269-AEC1-C04EA3655784}" srcOrd="0" destOrd="0" presId="urn:microsoft.com/office/officeart/2008/layout/PictureStrips"/>
    <dgm:cxn modelId="{4E1EFBDD-AA75-4FED-8D16-787C35A8D3CF}" type="presParOf" srcId="{DD2C0B86-1992-49DC-A567-5C0E17851A35}" destId="{24AFD3C0-4136-4D26-B4E1-206CEEB788BE}" srcOrd="1" destOrd="0" presId="urn:microsoft.com/office/officeart/2008/layout/PictureStrip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D60EF1-90A7-4236-9749-18A9D14708BB}">
      <dsp:nvSpPr>
        <dsp:cNvPr id="0" name=""/>
        <dsp:cNvSpPr/>
      </dsp:nvSpPr>
      <dsp:spPr>
        <a:xfrm>
          <a:off x="1487460" y="319534"/>
          <a:ext cx="3833246" cy="1197889"/>
        </a:xfrm>
        <a:prstGeom prst="rect">
          <a:avLst/>
        </a:prstGeom>
        <a:solidFill>
          <a:schemeClr val="bg2"/>
        </a:solidFill>
        <a:ln>
          <a:solidFill>
            <a:schemeClr val="bg1"/>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811371"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Delaying the Inputs Monitor &amp; The Predictor</a:t>
          </a:r>
        </a:p>
        <a:p>
          <a:pPr marL="0" lvl="0" indent="0" algn="just" defTabSz="488950">
            <a:lnSpc>
              <a:spcPct val="90000"/>
            </a:lnSpc>
            <a:spcBef>
              <a:spcPct val="0"/>
            </a:spcBef>
            <a:spcAft>
              <a:spcPct val="35000"/>
            </a:spcAft>
            <a:buNone/>
          </a:pPr>
          <a:r>
            <a:rPr lang="en-US" sz="1000" kern="1200"/>
            <a:t>In this solution, The timing element would have to have been introduced to the verification environment, which is something I’ve been actively avoiding as much as I can to speed up the environment and use less resources. Speeding up the environment is something that is currently and has been for a couple of years the spotlight In the DV field.</a:t>
          </a:r>
        </a:p>
      </dsp:txBody>
      <dsp:txXfrm>
        <a:off x="1487460" y="319534"/>
        <a:ext cx="3833246" cy="1197889"/>
      </dsp:txXfrm>
    </dsp:sp>
    <dsp:sp modelId="{7E6A0986-9B53-4547-B401-54E8C27DD0BD}">
      <dsp:nvSpPr>
        <dsp:cNvPr id="0" name=""/>
        <dsp:cNvSpPr/>
      </dsp:nvSpPr>
      <dsp:spPr>
        <a:xfrm>
          <a:off x="1298695" y="96106"/>
          <a:ext cx="838522" cy="1257784"/>
        </a:xfrm>
        <a:prstGeom prst="rect">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l="-25000" r="-25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2CEBBD9A-6752-475B-84D6-A16594DE8FA7}">
      <dsp:nvSpPr>
        <dsp:cNvPr id="0" name=""/>
        <dsp:cNvSpPr/>
      </dsp:nvSpPr>
      <dsp:spPr>
        <a:xfrm>
          <a:off x="1487460" y="1827544"/>
          <a:ext cx="3833246" cy="1197889"/>
        </a:xfrm>
        <a:prstGeom prst="rect">
          <a:avLst/>
        </a:prstGeom>
        <a:solidFill>
          <a:schemeClr val="accent1">
            <a:alpha val="4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811371"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Making the Predictor fully re-entrant</a:t>
          </a:r>
        </a:p>
        <a:p>
          <a:pPr marL="0" lvl="0" indent="0" algn="just" defTabSz="488950">
            <a:lnSpc>
              <a:spcPct val="90000"/>
            </a:lnSpc>
            <a:spcBef>
              <a:spcPct val="0"/>
            </a:spcBef>
            <a:spcAft>
              <a:spcPct val="35000"/>
            </a:spcAft>
            <a:buNone/>
          </a:pPr>
          <a:r>
            <a:rPr lang="en-US" sz="1000" kern="1200"/>
            <a:t>In this solution, I’d have to make the predictor class fully re-entrant, where the expected_seq_item is not predicted until the number of set transactions inputs is sent to the predictor, and upon checking that there is no reset in them, start predicting the output.</a:t>
          </a:r>
        </a:p>
      </dsp:txBody>
      <dsp:txXfrm>
        <a:off x="1487460" y="1827544"/>
        <a:ext cx="3833246" cy="1197889"/>
      </dsp:txXfrm>
    </dsp:sp>
    <dsp:sp modelId="{08B9FD35-DFCE-422A-B2D6-7CF1AB36777B}">
      <dsp:nvSpPr>
        <dsp:cNvPr id="0" name=""/>
        <dsp:cNvSpPr/>
      </dsp:nvSpPr>
      <dsp:spPr>
        <a:xfrm>
          <a:off x="1327742" y="1654515"/>
          <a:ext cx="838522" cy="1257784"/>
        </a:xfrm>
        <a:prstGeom prst="rect">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l="-25000" r="-25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FD0EDE32-A505-4269-AEC1-C04EA3655784}">
      <dsp:nvSpPr>
        <dsp:cNvPr id="0" name=""/>
        <dsp:cNvSpPr/>
      </dsp:nvSpPr>
      <dsp:spPr>
        <a:xfrm>
          <a:off x="1487460" y="3335554"/>
          <a:ext cx="3833246" cy="1197889"/>
        </a:xfrm>
        <a:prstGeom prst="rect">
          <a:avLst/>
        </a:prstGeom>
        <a:solidFill>
          <a:schemeClr val="accent1">
            <a:alpha val="40000"/>
            <a:tint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811371"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Clearing the Expected Sequence Item FIFO</a:t>
          </a:r>
          <a:endParaRPr lang="en-US" sz="1000" kern="1200"/>
        </a:p>
        <a:p>
          <a:pPr marL="0" lvl="0" indent="0" algn="just" defTabSz="444500">
            <a:lnSpc>
              <a:spcPct val="90000"/>
            </a:lnSpc>
            <a:spcBef>
              <a:spcPct val="0"/>
            </a:spcBef>
            <a:spcAft>
              <a:spcPct val="35000"/>
            </a:spcAft>
            <a:buNone/>
          </a:pPr>
          <a:r>
            <a:rPr lang="en-US" sz="1000" kern="1200"/>
            <a:t>In  this solution, No delay is required, but if a reset transaction is found, then the fifo of the expected sequence_item in the comparator is flused, also if one of the flushed items already </a:t>
          </a:r>
          <a:r>
            <a:rPr lang="en-US" sz="1000" b="1" kern="1200"/>
            <a:t>WRITTEN</a:t>
          </a:r>
          <a:r>
            <a:rPr lang="en-US" sz="1000" kern="1200"/>
            <a:t> a location in the subordinate memory, it reverts back to its original state through a function defined in the predictor.</a:t>
          </a:r>
        </a:p>
      </dsp:txBody>
      <dsp:txXfrm>
        <a:off x="1487460" y="3335554"/>
        <a:ext cx="3833246" cy="1197889"/>
      </dsp:txXfrm>
    </dsp:sp>
    <dsp:sp modelId="{24AFD3C0-4136-4D26-B4E1-206CEEB788BE}">
      <dsp:nvSpPr>
        <dsp:cNvPr id="0" name=""/>
        <dsp:cNvSpPr/>
      </dsp:nvSpPr>
      <dsp:spPr>
        <a:xfrm>
          <a:off x="1327742" y="3162525"/>
          <a:ext cx="838522" cy="1257784"/>
        </a:xfrm>
        <a:prstGeom prst="rect">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l="-25000" r="-25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7C396147E6F48028AEBC81D03E6A207"/>
        <w:category>
          <w:name w:val="General"/>
          <w:gallery w:val="placeholder"/>
        </w:category>
        <w:types>
          <w:type w:val="bbPlcHdr"/>
        </w:types>
        <w:behaviors>
          <w:behavior w:val="content"/>
        </w:behaviors>
        <w:guid w:val="{D9291086-2428-4B2F-B2A0-4A1D777C17B7}"/>
      </w:docPartPr>
      <w:docPartBody>
        <w:p w:rsidR="0053327B" w:rsidRDefault="00235C5E" w:rsidP="00235C5E">
          <w:pPr>
            <w:pStyle w:val="57C396147E6F48028AEBC81D03E6A207"/>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n-lt">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C5E"/>
    <w:rsid w:val="00006AF3"/>
    <w:rsid w:val="000D5496"/>
    <w:rsid w:val="00235C5E"/>
    <w:rsid w:val="00240B34"/>
    <w:rsid w:val="00280966"/>
    <w:rsid w:val="0053327B"/>
    <w:rsid w:val="009A753B"/>
    <w:rsid w:val="009B27DB"/>
    <w:rsid w:val="00A800BD"/>
    <w:rsid w:val="00AD4481"/>
    <w:rsid w:val="00DA07D0"/>
    <w:rsid w:val="00DF0B2C"/>
    <w:rsid w:val="00E074C5"/>
    <w:rsid w:val="00EB4AF0"/>
    <w:rsid w:val="00EC68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C396147E6F48028AEBC81D03E6A207">
    <w:name w:val="57C396147E6F48028AEBC81D03E6A207"/>
    <w:rsid w:val="00235C5E"/>
  </w:style>
  <w:style w:type="paragraph" w:customStyle="1" w:styleId="6C2C8012E98D409CA879E8B10A2E6320">
    <w:name w:val="6C2C8012E98D409CA879E8B10A2E6320"/>
    <w:rsid w:val="00E074C5"/>
    <w:rPr>
      <w:lang w:val="en-GB" w:eastAsia="en-GB"/>
    </w:rPr>
  </w:style>
  <w:style w:type="paragraph" w:customStyle="1" w:styleId="30320BFC8C8A4EB2B598E67694420A03">
    <w:name w:val="30320BFC8C8A4EB2B598E67694420A03"/>
    <w:rsid w:val="00E074C5"/>
    <w:rPr>
      <w:lang w:val="en-GB" w:eastAsia="en-GB"/>
    </w:rPr>
  </w:style>
  <w:style w:type="paragraph" w:customStyle="1" w:styleId="0B58A8F531794F128B252CB181575178">
    <w:name w:val="0B58A8F531794F128B252CB181575178"/>
    <w:rsid w:val="00E074C5"/>
    <w:rPr>
      <w:lang w:val="en-GB" w:eastAsia="en-GB"/>
    </w:rPr>
  </w:style>
  <w:style w:type="paragraph" w:customStyle="1" w:styleId="5E7877A4185D4FFEA58000D284B296AB">
    <w:name w:val="5E7877A4185D4FFEA58000D284B296AB"/>
    <w:rsid w:val="00E074C5"/>
    <w:rPr>
      <w:lang w:val="en-GB" w:eastAsia="en-GB"/>
    </w:rPr>
  </w:style>
  <w:style w:type="paragraph" w:customStyle="1" w:styleId="7E650261B210440484ECB268BCE0F772">
    <w:name w:val="7E650261B210440484ECB268BCE0F772"/>
    <w:rsid w:val="00E074C5"/>
    <w:rPr>
      <w:lang w:val="en-GB" w:eastAsia="en-GB"/>
    </w:rPr>
  </w:style>
  <w:style w:type="paragraph" w:customStyle="1" w:styleId="CE371719A7FB417FB05D6D17527E2077">
    <w:name w:val="CE371719A7FB417FB05D6D17527E2077"/>
    <w:rsid w:val="00E074C5"/>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4F0D3-1C76-4A39-A671-619D3842F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2414</Words>
  <Characters>13764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AMBA Advanced high-performance bus lite</vt:lpstr>
    </vt:vector>
  </TitlesOfParts>
  <Company/>
  <LinksUpToDate>false</LinksUpToDate>
  <CharactersWithSpaces>16146</CharactersWithSpaces>
  <SharedDoc>false</SharedDoc>
  <HLinks>
    <vt:vector size="6" baseType="variant">
      <vt:variant>
        <vt:i4>6029399</vt:i4>
      </vt:variant>
      <vt:variant>
        <vt:i4>3</vt:i4>
      </vt:variant>
      <vt:variant>
        <vt:i4>0</vt:i4>
      </vt:variant>
      <vt:variant>
        <vt:i4>5</vt:i4>
      </vt:variant>
      <vt:variant>
        <vt:lpwstr>https://developer.arm.com/documentation/102202/0300/What-is-AMBA--and-why-use-it-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AMBA Advanced high-performance bus lite</dc:title>
  <dc:subject/>
  <dc:creator>Abdelrahman Yassien</dc:creator>
  <cp:keywords/>
  <dc:description/>
  <cp:lastModifiedBy>Abdelrahman Yassien</cp:lastModifiedBy>
  <cp:revision>2</cp:revision>
  <cp:lastPrinted>2025-06-17T13:07:00Z</cp:lastPrinted>
  <dcterms:created xsi:type="dcterms:W3CDTF">2025-06-17T13:08:00Z</dcterms:created>
  <dcterms:modified xsi:type="dcterms:W3CDTF">2025-06-17T13:08:00Z</dcterms:modified>
</cp:coreProperties>
</file>